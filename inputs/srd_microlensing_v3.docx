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52A3D2" w14:textId="77777777" w:rsidR="00C12C00" w:rsidRPr="005A4F38" w:rsidRDefault="00C12C00">
      <w:pPr>
        <w:pStyle w:val="Title"/>
        <w:jc w:val="center"/>
        <w:rPr>
          <w:ins w:id="0" w:author="Scott Gaudi" w:date="2016-09-17T15:21:00Z"/>
          <w:rFonts w:ascii="Arial" w:hAnsi="Arial" w:hint="eastAsia"/>
          <w:b/>
          <w:sz w:val="36"/>
          <w:rPrChange w:id="1" w:author="Scott Gaudi" w:date="2016-09-18T12:40:00Z">
            <w:rPr>
              <w:ins w:id="2" w:author="Scott Gaudi" w:date="2016-09-17T15:21:00Z"/>
              <w:rFonts w:hint="eastAsia"/>
              <w:b/>
              <w:sz w:val="36"/>
            </w:rPr>
          </w:rPrChange>
        </w:rPr>
        <w:pPrChange w:id="3" w:author="Scott Gaudi" w:date="2016-09-17T15:21:00Z">
          <w:pPr>
            <w:pStyle w:val="Title"/>
          </w:pPr>
        </w:pPrChange>
      </w:pPr>
      <w:ins w:id="4" w:author="Scott Gaudi" w:date="2016-09-17T15:21:00Z">
        <w:r w:rsidRPr="00C12C00">
          <w:rPr>
            <w:b/>
            <w:sz w:val="36"/>
          </w:rPr>
          <w:t>Wid</w:t>
        </w:r>
        <w:r w:rsidRPr="005A4F38">
          <w:rPr>
            <w:rFonts w:ascii="Arial" w:hAnsi="Arial" w:hint="eastAsia"/>
            <w:b/>
            <w:sz w:val="36"/>
            <w:rPrChange w:id="5" w:author="Scott Gaudi" w:date="2016-09-18T12:40:00Z">
              <w:rPr>
                <w:rFonts w:hint="eastAsia"/>
                <w:b/>
                <w:sz w:val="36"/>
              </w:rPr>
            </w:rPrChange>
          </w:rPr>
          <w:t xml:space="preserve">e Field </w:t>
        </w:r>
        <w:proofErr w:type="spellStart"/>
        <w:r w:rsidRPr="005A4F38">
          <w:rPr>
            <w:rFonts w:ascii="Arial" w:hAnsi="Arial" w:hint="eastAsia"/>
            <w:b/>
            <w:sz w:val="36"/>
            <w:rPrChange w:id="6" w:author="Scott Gaudi" w:date="2016-09-18T12:40:00Z">
              <w:rPr>
                <w:rFonts w:hint="eastAsia"/>
                <w:b/>
                <w:sz w:val="36"/>
              </w:rPr>
            </w:rPrChange>
          </w:rPr>
          <w:t>InfraRed</w:t>
        </w:r>
        <w:proofErr w:type="spellEnd"/>
        <w:r w:rsidRPr="005A4F38">
          <w:rPr>
            <w:rFonts w:ascii="Arial" w:hAnsi="Arial" w:hint="eastAsia"/>
            <w:b/>
            <w:sz w:val="36"/>
            <w:rPrChange w:id="7" w:author="Scott Gaudi" w:date="2016-09-18T12:40:00Z">
              <w:rPr>
                <w:rFonts w:hint="eastAsia"/>
                <w:b/>
                <w:sz w:val="36"/>
              </w:rPr>
            </w:rPrChange>
          </w:rPr>
          <w:t xml:space="preserve"> Survey Telescope Project</w:t>
        </w:r>
      </w:ins>
    </w:p>
    <w:p w14:paraId="32B76080" w14:textId="77C969FA" w:rsidR="00C12C00" w:rsidRPr="005A4F38" w:rsidRDefault="00D0089A">
      <w:pPr>
        <w:pStyle w:val="Title"/>
        <w:jc w:val="center"/>
        <w:rPr>
          <w:ins w:id="8" w:author="Scott Gaudi" w:date="2016-09-17T15:21:00Z"/>
          <w:rFonts w:ascii="Arial" w:hAnsi="Arial" w:hint="eastAsia"/>
          <w:b/>
          <w:bCs/>
          <w:iCs/>
          <w:sz w:val="36"/>
          <w:rPrChange w:id="9" w:author="Scott Gaudi" w:date="2016-09-18T12:40:00Z">
            <w:rPr>
              <w:ins w:id="10" w:author="Scott Gaudi" w:date="2016-09-17T15:21:00Z"/>
              <w:rFonts w:hint="eastAsia"/>
              <w:b/>
              <w:bCs/>
              <w:iCs/>
              <w:sz w:val="36"/>
            </w:rPr>
          </w:rPrChange>
        </w:rPr>
        <w:pPrChange w:id="11" w:author="Scott Gaudi" w:date="2016-09-18T12:35:00Z">
          <w:pPr>
            <w:pStyle w:val="Title"/>
          </w:pPr>
        </w:pPrChange>
      </w:pPr>
      <w:proofErr w:type="spellStart"/>
      <w:ins w:id="12" w:author="Scott Gaudi" w:date="2016-09-18T12:35:00Z">
        <w:r w:rsidRPr="005A4F38">
          <w:rPr>
            <w:rFonts w:ascii="Arial" w:hAnsi="Arial" w:hint="eastAsia"/>
            <w:b/>
            <w:bCs/>
            <w:iCs/>
            <w:sz w:val="36"/>
            <w:rPrChange w:id="13" w:author="Scott Gaudi" w:date="2016-09-18T12:40:00Z">
              <w:rPr>
                <w:rFonts w:hint="eastAsia"/>
                <w:b/>
                <w:bCs/>
                <w:iCs/>
                <w:sz w:val="36"/>
              </w:rPr>
            </w:rPrChange>
          </w:rPr>
          <w:t>Microlensing</w:t>
        </w:r>
        <w:proofErr w:type="spellEnd"/>
        <w:r w:rsidRPr="005A4F38">
          <w:rPr>
            <w:rFonts w:ascii="Arial" w:hAnsi="Arial" w:hint="eastAsia"/>
            <w:b/>
            <w:bCs/>
            <w:iCs/>
            <w:sz w:val="36"/>
            <w:rPrChange w:id="14" w:author="Scott Gaudi" w:date="2016-09-18T12:40:00Z">
              <w:rPr>
                <w:rFonts w:hint="eastAsia"/>
                <w:b/>
                <w:bCs/>
                <w:iCs/>
                <w:sz w:val="36"/>
              </w:rPr>
            </w:rPrChange>
          </w:rPr>
          <w:t xml:space="preserve"> Survey </w:t>
        </w:r>
      </w:ins>
      <w:ins w:id="15" w:author="Scott Gaudi" w:date="2016-09-17T15:21:00Z">
        <w:r w:rsidR="00C12C00" w:rsidRPr="005A4F38">
          <w:rPr>
            <w:rFonts w:ascii="Arial" w:hAnsi="Arial" w:hint="eastAsia"/>
            <w:b/>
            <w:bCs/>
            <w:iCs/>
            <w:sz w:val="36"/>
            <w:rPrChange w:id="16" w:author="Scott Gaudi" w:date="2016-09-18T12:40:00Z">
              <w:rPr>
                <w:rFonts w:hint="eastAsia"/>
                <w:b/>
                <w:bCs/>
                <w:iCs/>
                <w:sz w:val="36"/>
              </w:rPr>
            </w:rPrChange>
          </w:rPr>
          <w:t xml:space="preserve">Science Requirements </w:t>
        </w:r>
      </w:ins>
    </w:p>
    <w:p w14:paraId="4501D7CC" w14:textId="7EF08569" w:rsidR="009C146D" w:rsidRPr="005A4F38" w:rsidDel="00C12C00" w:rsidRDefault="00A028DB" w:rsidP="00BF5F89">
      <w:pPr>
        <w:pStyle w:val="Title"/>
        <w:rPr>
          <w:del w:id="17" w:author="Scott Gaudi" w:date="2016-09-17T15:20:00Z"/>
          <w:rFonts w:ascii="Arial" w:hAnsi="Arial" w:hint="eastAsia"/>
          <w:sz w:val="36"/>
          <w:rPrChange w:id="18" w:author="Scott Gaudi" w:date="2016-09-18T12:40:00Z">
            <w:rPr>
              <w:del w:id="19" w:author="Scott Gaudi" w:date="2016-09-17T15:20:00Z"/>
              <w:rFonts w:hint="eastAsia"/>
              <w:sz w:val="36"/>
            </w:rPr>
          </w:rPrChange>
        </w:rPr>
      </w:pPr>
      <w:del w:id="20" w:author="Scott Gaudi" w:date="2016-09-17T15:20:00Z">
        <w:r w:rsidRPr="005A4F38" w:rsidDel="00C12C00">
          <w:rPr>
            <w:rFonts w:ascii="Arial" w:hAnsi="Arial" w:hint="eastAsia"/>
            <w:sz w:val="36"/>
            <w:rPrChange w:id="21" w:author="Scott Gaudi" w:date="2016-09-18T12:40:00Z">
              <w:rPr>
                <w:rFonts w:hint="eastAsia"/>
                <w:sz w:val="36"/>
              </w:rPr>
            </w:rPrChange>
          </w:rPr>
          <w:delText>The Habitable Exoplanet Imaging Mission</w:delText>
        </w:r>
      </w:del>
    </w:p>
    <w:p w14:paraId="791AAB40" w14:textId="11D4D6FF" w:rsidR="007A69AF" w:rsidRPr="005A4F38" w:rsidRDefault="00A028DB" w:rsidP="00A028DB">
      <w:pPr>
        <w:rPr>
          <w:rFonts w:ascii="Arial" w:hAnsi="Arial"/>
          <w:rPrChange w:id="22" w:author="Scott Gaudi" w:date="2016-09-18T12:40:00Z">
            <w:rPr/>
          </w:rPrChange>
        </w:rPr>
      </w:pPr>
      <w:r w:rsidRPr="005A4F38">
        <w:rPr>
          <w:rFonts w:ascii="Arial" w:hAnsi="Arial"/>
          <w:rPrChange w:id="23" w:author="Scott Gaudi" w:date="2016-09-18T12:40:00Z">
            <w:rPr/>
          </w:rPrChange>
        </w:rPr>
        <w:t xml:space="preserve">Version 1.0 </w:t>
      </w:r>
      <w:ins w:id="24" w:author="Scott Gaudi" w:date="2016-09-17T15:20:00Z">
        <w:r w:rsidR="00D0089A" w:rsidRPr="005A4F38">
          <w:rPr>
            <w:rFonts w:ascii="Arial" w:hAnsi="Arial"/>
            <w:rPrChange w:id="25" w:author="Scott Gaudi" w:date="2016-09-18T12:40:00Z">
              <w:rPr/>
            </w:rPrChange>
          </w:rPr>
          <w:t>September 18</w:t>
        </w:r>
        <w:r w:rsidR="00C12C00" w:rsidRPr="005A4F38">
          <w:rPr>
            <w:rFonts w:ascii="Arial" w:hAnsi="Arial"/>
            <w:rPrChange w:id="26" w:author="Scott Gaudi" w:date="2016-09-18T12:40:00Z">
              <w:rPr/>
            </w:rPrChange>
          </w:rPr>
          <w:t>, 2016</w:t>
        </w:r>
      </w:ins>
      <w:del w:id="27" w:author="Scott Gaudi" w:date="2016-09-17T15:20:00Z">
        <w:r w:rsidRPr="005A4F38" w:rsidDel="00C12C00">
          <w:rPr>
            <w:rFonts w:ascii="Arial" w:hAnsi="Arial"/>
            <w:rPrChange w:id="28" w:author="Scott Gaudi" w:date="2016-09-18T12:40:00Z">
              <w:rPr/>
            </w:rPrChange>
          </w:rPr>
          <w:delText>August 28</w:delText>
        </w:r>
        <w:r w:rsidR="00F0220E" w:rsidRPr="005A4F38" w:rsidDel="00C12C00">
          <w:rPr>
            <w:rFonts w:ascii="Arial" w:hAnsi="Arial"/>
            <w:rPrChange w:id="29" w:author="Scott Gaudi" w:date="2016-09-18T12:40:00Z">
              <w:rPr/>
            </w:rPrChange>
          </w:rPr>
          <w:delText>, 2016</w:delText>
        </w:r>
        <w:r w:rsidR="00337C94" w:rsidRPr="005A4F38" w:rsidDel="00C12C00">
          <w:rPr>
            <w:rFonts w:ascii="Arial" w:hAnsi="Arial"/>
            <w:rPrChange w:id="30" w:author="Scott Gaudi" w:date="2016-09-18T12:40:00Z">
              <w:rPr/>
            </w:rPrChange>
          </w:rPr>
          <w:delText xml:space="preserve"> - BSG</w:delText>
        </w:r>
      </w:del>
    </w:p>
    <w:p w14:paraId="19345579" w14:textId="55F2C79E" w:rsidR="00B05EC0" w:rsidRPr="005A4F38" w:rsidRDefault="00B05EC0" w:rsidP="00EB4CA0">
      <w:pPr>
        <w:pStyle w:val="Heading1"/>
        <w:rPr>
          <w:rFonts w:ascii="Arial" w:hAnsi="Arial" w:hint="eastAsia"/>
          <w:rPrChange w:id="31" w:author="Scott Gaudi" w:date="2016-09-18T12:40:00Z">
            <w:rPr>
              <w:rFonts w:hint="eastAsia"/>
            </w:rPr>
          </w:rPrChange>
        </w:rPr>
      </w:pPr>
      <w:bookmarkStart w:id="32" w:name="_Toc337745726"/>
      <w:r w:rsidRPr="005A4F38">
        <w:rPr>
          <w:rFonts w:ascii="Arial" w:hAnsi="Arial" w:hint="eastAsia"/>
          <w:rPrChange w:id="33" w:author="Scott Gaudi" w:date="2016-09-18T12:40:00Z">
            <w:rPr>
              <w:rFonts w:hint="eastAsia"/>
            </w:rPr>
          </w:rPrChange>
        </w:rPr>
        <w:t>Table of Contents</w:t>
      </w:r>
      <w:bookmarkEnd w:id="32"/>
    </w:p>
    <w:p w14:paraId="0B402B8E" w14:textId="77777777" w:rsidR="002B6A18" w:rsidRDefault="00B05EC0">
      <w:pPr>
        <w:pStyle w:val="TOC1"/>
        <w:rPr>
          <w:ins w:id="34" w:author="Scott Gaudi" w:date="2016-10-10T19:06:00Z"/>
          <w:rFonts w:asciiTheme="minorHAnsi" w:hAnsiTheme="minorHAnsi" w:cstheme="minorBidi" w:hint="eastAsia"/>
          <w:noProof/>
          <w:szCs w:val="24"/>
          <w:lang w:eastAsia="ja-JP"/>
        </w:rPr>
      </w:pPr>
      <w:r w:rsidRPr="005A4F38">
        <w:rPr>
          <w:rFonts w:ascii="Arial" w:hAnsi="Arial" w:hint="eastAsia"/>
          <w:rPrChange w:id="35" w:author="Scott Gaudi" w:date="2016-09-18T12:40:00Z">
            <w:rPr>
              <w:rFonts w:hint="eastAsia"/>
            </w:rPr>
          </w:rPrChange>
        </w:rPr>
        <w:fldChar w:fldCharType="begin"/>
      </w:r>
      <w:r w:rsidRPr="005A4F38">
        <w:rPr>
          <w:rFonts w:ascii="Arial" w:hAnsi="Arial"/>
          <w:rPrChange w:id="36" w:author="Scott Gaudi" w:date="2016-09-18T12:40:00Z">
            <w:rPr/>
          </w:rPrChange>
        </w:rPr>
        <w:instrText xml:space="preserve"> TOC \o "1-3" </w:instrText>
      </w:r>
      <w:r w:rsidRPr="005A4F38">
        <w:rPr>
          <w:rFonts w:ascii="Arial" w:hAnsi="Arial" w:hint="eastAsia"/>
          <w:rPrChange w:id="37" w:author="Scott Gaudi" w:date="2016-09-18T12:40:00Z">
            <w:rPr>
              <w:rFonts w:hint="eastAsia"/>
            </w:rPr>
          </w:rPrChange>
        </w:rPr>
        <w:fldChar w:fldCharType="separate"/>
      </w:r>
      <w:ins w:id="38" w:author="Scott Gaudi" w:date="2016-10-10T19:06:00Z">
        <w:r w:rsidR="002B6A18" w:rsidRPr="00652BB5">
          <w:rPr>
            <w:rFonts w:ascii="Arial" w:hAnsi="Arial" w:hint="eastAsia"/>
            <w:noProof/>
          </w:rPr>
          <w:t>Table of Contents</w:t>
        </w:r>
        <w:r w:rsidR="002B6A18">
          <w:rPr>
            <w:rFonts w:hint="eastAsia"/>
            <w:noProof/>
          </w:rPr>
          <w:tab/>
        </w:r>
        <w:r w:rsidR="002B6A18">
          <w:rPr>
            <w:rFonts w:hint="eastAsia"/>
            <w:noProof/>
          </w:rPr>
          <w:fldChar w:fldCharType="begin"/>
        </w:r>
        <w:r w:rsidR="002B6A18">
          <w:rPr>
            <w:rFonts w:hint="eastAsia"/>
            <w:noProof/>
          </w:rPr>
          <w:instrText xml:space="preserve"> PAGEREF </w:instrText>
        </w:r>
        <w:r w:rsidR="002B6A18">
          <w:rPr>
            <w:noProof/>
          </w:rPr>
          <w:instrText>_Toc337745726 \h</w:instrText>
        </w:r>
        <w:r w:rsidR="002B6A18">
          <w:rPr>
            <w:rFonts w:hint="eastAsia"/>
            <w:noProof/>
          </w:rPr>
          <w:instrText xml:space="preserve"> </w:instrText>
        </w:r>
      </w:ins>
      <w:r w:rsidR="002B6A18">
        <w:rPr>
          <w:rFonts w:hint="eastAsia"/>
          <w:noProof/>
        </w:rPr>
      </w:r>
      <w:r w:rsidR="002B6A18">
        <w:rPr>
          <w:rFonts w:hint="eastAsia"/>
          <w:noProof/>
        </w:rPr>
        <w:fldChar w:fldCharType="separate"/>
      </w:r>
      <w:ins w:id="39" w:author="Scott Gaudi" w:date="2016-10-10T19:06:00Z">
        <w:r w:rsidR="00867F99">
          <w:rPr>
            <w:noProof/>
          </w:rPr>
          <w:t>1</w:t>
        </w:r>
        <w:r w:rsidR="002B6A18">
          <w:rPr>
            <w:rFonts w:hint="eastAsia"/>
            <w:noProof/>
          </w:rPr>
          <w:fldChar w:fldCharType="end"/>
        </w:r>
      </w:ins>
    </w:p>
    <w:p w14:paraId="37D3AEE4" w14:textId="77777777" w:rsidR="002B6A18" w:rsidRDefault="002B6A18">
      <w:pPr>
        <w:pStyle w:val="TOC1"/>
        <w:rPr>
          <w:ins w:id="40" w:author="Scott Gaudi" w:date="2016-10-10T19:06:00Z"/>
          <w:rFonts w:asciiTheme="minorHAnsi" w:hAnsiTheme="minorHAnsi" w:cstheme="minorBidi" w:hint="eastAsia"/>
          <w:noProof/>
          <w:szCs w:val="24"/>
          <w:lang w:eastAsia="ja-JP"/>
        </w:rPr>
      </w:pPr>
      <w:ins w:id="41" w:author="Scott Gaudi" w:date="2016-10-10T19:06:00Z">
        <w:r w:rsidRPr="00652BB5">
          <w:rPr>
            <w:rFonts w:ascii="Arial" w:hAnsi="Arial" w:hint="eastAsia"/>
            <w:noProof/>
          </w:rPr>
          <w:t>1. Exoplanets : Introduction</w:t>
        </w:r>
        <w:r>
          <w:rPr>
            <w:rFonts w:hint="eastAsia"/>
            <w:noProof/>
          </w:rPr>
          <w:tab/>
        </w:r>
        <w:r>
          <w:rPr>
            <w:rFonts w:hint="eastAsia"/>
            <w:noProof/>
          </w:rPr>
          <w:fldChar w:fldCharType="begin"/>
        </w:r>
        <w:r>
          <w:rPr>
            <w:rFonts w:hint="eastAsia"/>
            <w:noProof/>
          </w:rPr>
          <w:instrText xml:space="preserve"> PAGEREF </w:instrText>
        </w:r>
        <w:r>
          <w:rPr>
            <w:noProof/>
          </w:rPr>
          <w:instrText>_Toc337745727 \h</w:instrText>
        </w:r>
        <w:r>
          <w:rPr>
            <w:rFonts w:hint="eastAsia"/>
            <w:noProof/>
          </w:rPr>
          <w:instrText xml:space="preserve"> </w:instrText>
        </w:r>
      </w:ins>
      <w:r>
        <w:rPr>
          <w:rFonts w:hint="eastAsia"/>
          <w:noProof/>
        </w:rPr>
      </w:r>
      <w:r>
        <w:rPr>
          <w:rFonts w:hint="eastAsia"/>
          <w:noProof/>
        </w:rPr>
        <w:fldChar w:fldCharType="separate"/>
      </w:r>
      <w:ins w:id="42" w:author="Scott Gaudi" w:date="2016-10-10T19:06:00Z">
        <w:r w:rsidR="00867F99">
          <w:rPr>
            <w:noProof/>
          </w:rPr>
          <w:t>1</w:t>
        </w:r>
        <w:r>
          <w:rPr>
            <w:rFonts w:hint="eastAsia"/>
            <w:noProof/>
          </w:rPr>
          <w:fldChar w:fldCharType="end"/>
        </w:r>
      </w:ins>
    </w:p>
    <w:p w14:paraId="4EE94588" w14:textId="77777777" w:rsidR="002B6A18" w:rsidRDefault="002B6A18">
      <w:pPr>
        <w:pStyle w:val="TOC2"/>
        <w:tabs>
          <w:tab w:val="right" w:leader="dot" w:pos="8630"/>
        </w:tabs>
        <w:rPr>
          <w:ins w:id="43" w:author="Scott Gaudi" w:date="2016-10-10T19:06:00Z"/>
          <w:rFonts w:asciiTheme="minorHAnsi" w:hAnsiTheme="minorHAnsi" w:cstheme="minorBidi" w:hint="eastAsia"/>
          <w:noProof/>
          <w:szCs w:val="24"/>
          <w:lang w:eastAsia="ja-JP"/>
        </w:rPr>
      </w:pPr>
      <w:ins w:id="44" w:author="Scott Gaudi" w:date="2016-10-10T19:06:00Z">
        <w:r>
          <w:rPr>
            <w:rFonts w:hint="eastAsia"/>
            <w:noProof/>
          </w:rPr>
          <w:t>1.2 Exoplanets: Microlensing</w:t>
        </w:r>
        <w:r>
          <w:rPr>
            <w:rFonts w:hint="eastAsia"/>
            <w:noProof/>
          </w:rPr>
          <w:tab/>
        </w:r>
        <w:r>
          <w:rPr>
            <w:rFonts w:hint="eastAsia"/>
            <w:noProof/>
          </w:rPr>
          <w:fldChar w:fldCharType="begin"/>
        </w:r>
        <w:r>
          <w:rPr>
            <w:rFonts w:hint="eastAsia"/>
            <w:noProof/>
          </w:rPr>
          <w:instrText xml:space="preserve"> PAGEREF </w:instrText>
        </w:r>
        <w:r>
          <w:rPr>
            <w:noProof/>
          </w:rPr>
          <w:instrText>_Toc337745728 \h</w:instrText>
        </w:r>
        <w:r>
          <w:rPr>
            <w:rFonts w:hint="eastAsia"/>
            <w:noProof/>
          </w:rPr>
          <w:instrText xml:space="preserve"> </w:instrText>
        </w:r>
      </w:ins>
      <w:r>
        <w:rPr>
          <w:rFonts w:hint="eastAsia"/>
          <w:noProof/>
        </w:rPr>
      </w:r>
      <w:r>
        <w:rPr>
          <w:rFonts w:hint="eastAsia"/>
          <w:noProof/>
        </w:rPr>
        <w:fldChar w:fldCharType="separate"/>
      </w:r>
      <w:ins w:id="45" w:author="Scott Gaudi" w:date="2016-10-10T19:06:00Z">
        <w:r w:rsidR="00867F99">
          <w:rPr>
            <w:noProof/>
          </w:rPr>
          <w:t>2</w:t>
        </w:r>
        <w:r>
          <w:rPr>
            <w:rFonts w:hint="eastAsia"/>
            <w:noProof/>
          </w:rPr>
          <w:fldChar w:fldCharType="end"/>
        </w:r>
      </w:ins>
    </w:p>
    <w:p w14:paraId="661D510A" w14:textId="77777777" w:rsidR="002B6A18" w:rsidRDefault="002B6A18">
      <w:pPr>
        <w:pStyle w:val="TOC1"/>
        <w:rPr>
          <w:ins w:id="46" w:author="Scott Gaudi" w:date="2016-10-10T19:06:00Z"/>
          <w:rFonts w:asciiTheme="minorHAnsi" w:hAnsiTheme="minorHAnsi" w:cstheme="minorBidi" w:hint="eastAsia"/>
          <w:noProof/>
          <w:szCs w:val="24"/>
          <w:lang w:eastAsia="ja-JP"/>
        </w:rPr>
      </w:pPr>
      <w:ins w:id="47" w:author="Scott Gaudi" w:date="2016-10-10T19:06:00Z">
        <w:r w:rsidRPr="00652BB5">
          <w:rPr>
            <w:rFonts w:ascii="Arial" w:hAnsi="Arial" w:hint="eastAsia"/>
            <w:noProof/>
          </w:rPr>
          <w:t>2. Science Requirements Flowdown</w:t>
        </w:r>
        <w:r>
          <w:rPr>
            <w:rFonts w:hint="eastAsia"/>
            <w:noProof/>
          </w:rPr>
          <w:tab/>
        </w:r>
        <w:r>
          <w:rPr>
            <w:rFonts w:hint="eastAsia"/>
            <w:noProof/>
          </w:rPr>
          <w:fldChar w:fldCharType="begin"/>
        </w:r>
        <w:r>
          <w:rPr>
            <w:rFonts w:hint="eastAsia"/>
            <w:noProof/>
          </w:rPr>
          <w:instrText xml:space="preserve"> PAGEREF </w:instrText>
        </w:r>
        <w:r>
          <w:rPr>
            <w:noProof/>
          </w:rPr>
          <w:instrText>_Toc337745729 \h</w:instrText>
        </w:r>
        <w:r>
          <w:rPr>
            <w:rFonts w:hint="eastAsia"/>
            <w:noProof/>
          </w:rPr>
          <w:instrText xml:space="preserve"> </w:instrText>
        </w:r>
      </w:ins>
      <w:r>
        <w:rPr>
          <w:rFonts w:hint="eastAsia"/>
          <w:noProof/>
        </w:rPr>
      </w:r>
      <w:r>
        <w:rPr>
          <w:rFonts w:hint="eastAsia"/>
          <w:noProof/>
        </w:rPr>
        <w:fldChar w:fldCharType="separate"/>
      </w:r>
      <w:ins w:id="48" w:author="Scott Gaudi" w:date="2016-10-10T19:06:00Z">
        <w:r w:rsidR="00867F99">
          <w:rPr>
            <w:noProof/>
          </w:rPr>
          <w:t>4</w:t>
        </w:r>
        <w:r>
          <w:rPr>
            <w:rFonts w:hint="eastAsia"/>
            <w:noProof/>
          </w:rPr>
          <w:fldChar w:fldCharType="end"/>
        </w:r>
      </w:ins>
    </w:p>
    <w:p w14:paraId="0DBAD649" w14:textId="77777777" w:rsidR="002B6A18" w:rsidRDefault="002B6A18">
      <w:pPr>
        <w:pStyle w:val="TOC2"/>
        <w:tabs>
          <w:tab w:val="right" w:leader="dot" w:pos="8630"/>
        </w:tabs>
        <w:rPr>
          <w:ins w:id="49" w:author="Scott Gaudi" w:date="2016-10-10T19:06:00Z"/>
          <w:rFonts w:asciiTheme="minorHAnsi" w:hAnsiTheme="minorHAnsi" w:cstheme="minorBidi" w:hint="eastAsia"/>
          <w:noProof/>
          <w:szCs w:val="24"/>
          <w:lang w:eastAsia="ja-JP"/>
        </w:rPr>
      </w:pPr>
      <w:ins w:id="50" w:author="Scott Gaudi" w:date="2016-10-10T19:06:00Z">
        <w:r>
          <w:rPr>
            <w:rFonts w:hint="eastAsia"/>
            <w:noProof/>
          </w:rPr>
          <w:t>2.1 Primary Science Objective</w:t>
        </w:r>
        <w:r>
          <w:rPr>
            <w:rFonts w:hint="eastAsia"/>
            <w:noProof/>
          </w:rPr>
          <w:tab/>
        </w:r>
        <w:r>
          <w:rPr>
            <w:rFonts w:hint="eastAsia"/>
            <w:noProof/>
          </w:rPr>
          <w:fldChar w:fldCharType="begin"/>
        </w:r>
        <w:r>
          <w:rPr>
            <w:rFonts w:hint="eastAsia"/>
            <w:noProof/>
          </w:rPr>
          <w:instrText xml:space="preserve"> PAGEREF </w:instrText>
        </w:r>
        <w:r>
          <w:rPr>
            <w:noProof/>
          </w:rPr>
          <w:instrText>_Toc337745730 \h</w:instrText>
        </w:r>
        <w:r>
          <w:rPr>
            <w:rFonts w:hint="eastAsia"/>
            <w:noProof/>
          </w:rPr>
          <w:instrText xml:space="preserve"> </w:instrText>
        </w:r>
      </w:ins>
      <w:r>
        <w:rPr>
          <w:rFonts w:hint="eastAsia"/>
          <w:noProof/>
        </w:rPr>
      </w:r>
      <w:r>
        <w:rPr>
          <w:rFonts w:hint="eastAsia"/>
          <w:noProof/>
        </w:rPr>
        <w:fldChar w:fldCharType="separate"/>
      </w:r>
      <w:ins w:id="51" w:author="Scott Gaudi" w:date="2016-10-10T19:06:00Z">
        <w:r w:rsidR="00867F99">
          <w:rPr>
            <w:noProof/>
          </w:rPr>
          <w:t>4</w:t>
        </w:r>
        <w:r>
          <w:rPr>
            <w:rFonts w:hint="eastAsia"/>
            <w:noProof/>
          </w:rPr>
          <w:fldChar w:fldCharType="end"/>
        </w:r>
      </w:ins>
    </w:p>
    <w:p w14:paraId="53BB6657" w14:textId="77777777" w:rsidR="002B6A18" w:rsidRDefault="002B6A18">
      <w:pPr>
        <w:pStyle w:val="TOC2"/>
        <w:tabs>
          <w:tab w:val="right" w:leader="dot" w:pos="8630"/>
        </w:tabs>
        <w:rPr>
          <w:ins w:id="52" w:author="Scott Gaudi" w:date="2016-10-10T19:06:00Z"/>
          <w:rFonts w:asciiTheme="minorHAnsi" w:hAnsiTheme="minorHAnsi" w:cstheme="minorBidi" w:hint="eastAsia"/>
          <w:noProof/>
          <w:szCs w:val="24"/>
          <w:lang w:eastAsia="ja-JP"/>
        </w:rPr>
      </w:pPr>
      <w:ins w:id="53" w:author="Scott Gaudi" w:date="2016-10-10T19:06:00Z">
        <w:r>
          <w:rPr>
            <w:rFonts w:hint="eastAsia"/>
            <w:noProof/>
          </w:rPr>
          <w:t>2.2 Secondary Science Objectives</w:t>
        </w:r>
        <w:r>
          <w:rPr>
            <w:rFonts w:hint="eastAsia"/>
            <w:noProof/>
          </w:rPr>
          <w:tab/>
        </w:r>
        <w:r>
          <w:rPr>
            <w:rFonts w:hint="eastAsia"/>
            <w:noProof/>
          </w:rPr>
          <w:fldChar w:fldCharType="begin"/>
        </w:r>
        <w:r>
          <w:rPr>
            <w:rFonts w:hint="eastAsia"/>
            <w:noProof/>
          </w:rPr>
          <w:instrText xml:space="preserve"> PAGEREF </w:instrText>
        </w:r>
        <w:r>
          <w:rPr>
            <w:noProof/>
          </w:rPr>
          <w:instrText>_Toc337745731 \h</w:instrText>
        </w:r>
        <w:r>
          <w:rPr>
            <w:rFonts w:hint="eastAsia"/>
            <w:noProof/>
          </w:rPr>
          <w:instrText xml:space="preserve"> </w:instrText>
        </w:r>
      </w:ins>
      <w:r>
        <w:rPr>
          <w:rFonts w:hint="eastAsia"/>
          <w:noProof/>
        </w:rPr>
      </w:r>
      <w:r>
        <w:rPr>
          <w:rFonts w:hint="eastAsia"/>
          <w:noProof/>
        </w:rPr>
        <w:fldChar w:fldCharType="separate"/>
      </w:r>
      <w:ins w:id="54" w:author="Scott Gaudi" w:date="2016-10-10T19:06:00Z">
        <w:r w:rsidR="00867F99">
          <w:rPr>
            <w:noProof/>
          </w:rPr>
          <w:t>5</w:t>
        </w:r>
        <w:r>
          <w:rPr>
            <w:rFonts w:hint="eastAsia"/>
            <w:noProof/>
          </w:rPr>
          <w:fldChar w:fldCharType="end"/>
        </w:r>
      </w:ins>
    </w:p>
    <w:p w14:paraId="5751FDCE" w14:textId="77777777" w:rsidR="002B6A18" w:rsidRDefault="002B6A18">
      <w:pPr>
        <w:pStyle w:val="TOC2"/>
        <w:tabs>
          <w:tab w:val="right" w:leader="dot" w:pos="8630"/>
        </w:tabs>
        <w:rPr>
          <w:ins w:id="55" w:author="Scott Gaudi" w:date="2016-10-10T19:06:00Z"/>
          <w:rFonts w:asciiTheme="minorHAnsi" w:hAnsiTheme="minorHAnsi" w:cstheme="minorBidi" w:hint="eastAsia"/>
          <w:noProof/>
          <w:szCs w:val="24"/>
          <w:lang w:eastAsia="ja-JP"/>
        </w:rPr>
      </w:pPr>
      <w:ins w:id="56" w:author="Scott Gaudi" w:date="2016-10-10T19:06:00Z">
        <w:r>
          <w:rPr>
            <w:rFonts w:hint="eastAsia"/>
            <w:noProof/>
          </w:rPr>
          <w:t>2.3 Survey Requirements</w:t>
        </w:r>
        <w:r>
          <w:rPr>
            <w:rFonts w:hint="eastAsia"/>
            <w:noProof/>
          </w:rPr>
          <w:tab/>
        </w:r>
        <w:r>
          <w:rPr>
            <w:rFonts w:hint="eastAsia"/>
            <w:noProof/>
          </w:rPr>
          <w:fldChar w:fldCharType="begin"/>
        </w:r>
        <w:r>
          <w:rPr>
            <w:rFonts w:hint="eastAsia"/>
            <w:noProof/>
          </w:rPr>
          <w:instrText xml:space="preserve"> PAGEREF </w:instrText>
        </w:r>
        <w:r>
          <w:rPr>
            <w:noProof/>
          </w:rPr>
          <w:instrText>_Toc337745732 \h</w:instrText>
        </w:r>
        <w:r>
          <w:rPr>
            <w:rFonts w:hint="eastAsia"/>
            <w:noProof/>
          </w:rPr>
          <w:instrText xml:space="preserve"> </w:instrText>
        </w:r>
      </w:ins>
      <w:r>
        <w:rPr>
          <w:rFonts w:hint="eastAsia"/>
          <w:noProof/>
        </w:rPr>
      </w:r>
      <w:r>
        <w:rPr>
          <w:rFonts w:hint="eastAsia"/>
          <w:noProof/>
        </w:rPr>
        <w:fldChar w:fldCharType="separate"/>
      </w:r>
      <w:ins w:id="57" w:author="Scott Gaudi" w:date="2016-10-10T19:06:00Z">
        <w:r w:rsidR="00867F99">
          <w:rPr>
            <w:noProof/>
          </w:rPr>
          <w:t>6</w:t>
        </w:r>
        <w:r>
          <w:rPr>
            <w:rFonts w:hint="eastAsia"/>
            <w:noProof/>
          </w:rPr>
          <w:fldChar w:fldCharType="end"/>
        </w:r>
      </w:ins>
    </w:p>
    <w:p w14:paraId="7F82BEBE" w14:textId="77777777" w:rsidR="002B6A18" w:rsidRDefault="002B6A18">
      <w:pPr>
        <w:pStyle w:val="TOC2"/>
        <w:tabs>
          <w:tab w:val="right" w:leader="dot" w:pos="8630"/>
        </w:tabs>
        <w:rPr>
          <w:ins w:id="58" w:author="Scott Gaudi" w:date="2016-10-10T19:06:00Z"/>
          <w:rFonts w:asciiTheme="minorHAnsi" w:hAnsiTheme="minorHAnsi" w:cstheme="minorBidi" w:hint="eastAsia"/>
          <w:noProof/>
          <w:szCs w:val="24"/>
          <w:lang w:eastAsia="ja-JP"/>
        </w:rPr>
      </w:pPr>
      <w:ins w:id="59" w:author="Scott Gaudi" w:date="2016-10-10T19:06:00Z">
        <w:r>
          <w:rPr>
            <w:rFonts w:hint="eastAsia"/>
            <w:noProof/>
          </w:rPr>
          <w:t>2.4 Data Requirements</w:t>
        </w:r>
        <w:r>
          <w:rPr>
            <w:rFonts w:hint="eastAsia"/>
            <w:noProof/>
          </w:rPr>
          <w:tab/>
        </w:r>
        <w:r>
          <w:rPr>
            <w:rFonts w:hint="eastAsia"/>
            <w:noProof/>
          </w:rPr>
          <w:fldChar w:fldCharType="begin"/>
        </w:r>
        <w:r>
          <w:rPr>
            <w:rFonts w:hint="eastAsia"/>
            <w:noProof/>
          </w:rPr>
          <w:instrText xml:space="preserve"> PAGEREF </w:instrText>
        </w:r>
        <w:r>
          <w:rPr>
            <w:noProof/>
          </w:rPr>
          <w:instrText>_Toc337745733 \h</w:instrText>
        </w:r>
        <w:r>
          <w:rPr>
            <w:rFonts w:hint="eastAsia"/>
            <w:noProof/>
          </w:rPr>
          <w:instrText xml:space="preserve"> </w:instrText>
        </w:r>
      </w:ins>
      <w:r>
        <w:rPr>
          <w:rFonts w:hint="eastAsia"/>
          <w:noProof/>
        </w:rPr>
      </w:r>
      <w:r>
        <w:rPr>
          <w:rFonts w:hint="eastAsia"/>
          <w:noProof/>
        </w:rPr>
        <w:fldChar w:fldCharType="separate"/>
      </w:r>
      <w:ins w:id="60" w:author="Scott Gaudi" w:date="2016-10-10T19:06:00Z">
        <w:r w:rsidR="00867F99">
          <w:rPr>
            <w:noProof/>
          </w:rPr>
          <w:t>8</w:t>
        </w:r>
        <w:r>
          <w:rPr>
            <w:rFonts w:hint="eastAsia"/>
            <w:noProof/>
          </w:rPr>
          <w:fldChar w:fldCharType="end"/>
        </w:r>
      </w:ins>
    </w:p>
    <w:p w14:paraId="55DC8957" w14:textId="77777777" w:rsidR="002B6A18" w:rsidRDefault="002B6A18">
      <w:pPr>
        <w:pStyle w:val="TOC2"/>
        <w:tabs>
          <w:tab w:val="right" w:leader="dot" w:pos="8630"/>
        </w:tabs>
        <w:rPr>
          <w:ins w:id="61" w:author="Scott Gaudi" w:date="2016-10-10T19:06:00Z"/>
          <w:rFonts w:asciiTheme="minorHAnsi" w:hAnsiTheme="minorHAnsi" w:cstheme="minorBidi" w:hint="eastAsia"/>
          <w:noProof/>
          <w:szCs w:val="24"/>
          <w:lang w:eastAsia="ja-JP"/>
        </w:rPr>
      </w:pPr>
      <w:ins w:id="62" w:author="Scott Gaudi" w:date="2016-10-10T19:06:00Z">
        <w:r>
          <w:rPr>
            <w:rFonts w:hint="eastAsia"/>
            <w:noProof/>
          </w:rPr>
          <w:t>2.5 Calibration Requirements</w:t>
        </w:r>
        <w:r>
          <w:rPr>
            <w:rFonts w:hint="eastAsia"/>
            <w:noProof/>
          </w:rPr>
          <w:tab/>
        </w:r>
        <w:r>
          <w:rPr>
            <w:rFonts w:hint="eastAsia"/>
            <w:noProof/>
          </w:rPr>
          <w:fldChar w:fldCharType="begin"/>
        </w:r>
        <w:r>
          <w:rPr>
            <w:rFonts w:hint="eastAsia"/>
            <w:noProof/>
          </w:rPr>
          <w:instrText xml:space="preserve"> PAGEREF </w:instrText>
        </w:r>
        <w:r>
          <w:rPr>
            <w:noProof/>
          </w:rPr>
          <w:instrText>_Toc337745734 \h</w:instrText>
        </w:r>
        <w:r>
          <w:rPr>
            <w:rFonts w:hint="eastAsia"/>
            <w:noProof/>
          </w:rPr>
          <w:instrText xml:space="preserve"> </w:instrText>
        </w:r>
      </w:ins>
      <w:r>
        <w:rPr>
          <w:rFonts w:hint="eastAsia"/>
          <w:noProof/>
        </w:rPr>
      </w:r>
      <w:r>
        <w:rPr>
          <w:rFonts w:hint="eastAsia"/>
          <w:noProof/>
        </w:rPr>
        <w:fldChar w:fldCharType="separate"/>
      </w:r>
      <w:ins w:id="63" w:author="Scott Gaudi" w:date="2016-10-10T19:06:00Z">
        <w:r w:rsidR="00867F99">
          <w:rPr>
            <w:noProof/>
          </w:rPr>
          <w:t>9</w:t>
        </w:r>
        <w:r>
          <w:rPr>
            <w:rFonts w:hint="eastAsia"/>
            <w:noProof/>
          </w:rPr>
          <w:fldChar w:fldCharType="end"/>
        </w:r>
      </w:ins>
    </w:p>
    <w:p w14:paraId="088DB470" w14:textId="77777777" w:rsidR="002B6A18" w:rsidRDefault="002B6A18">
      <w:pPr>
        <w:pStyle w:val="TOC2"/>
        <w:tabs>
          <w:tab w:val="right" w:leader="dot" w:pos="8630"/>
        </w:tabs>
        <w:rPr>
          <w:ins w:id="64" w:author="Scott Gaudi" w:date="2016-10-10T19:06:00Z"/>
          <w:rFonts w:asciiTheme="minorHAnsi" w:hAnsiTheme="minorHAnsi" w:cstheme="minorBidi" w:hint="eastAsia"/>
          <w:noProof/>
          <w:szCs w:val="24"/>
          <w:lang w:eastAsia="ja-JP"/>
        </w:rPr>
      </w:pPr>
      <w:ins w:id="65" w:author="Scott Gaudi" w:date="2016-10-10T19:06:00Z">
        <w:r>
          <w:rPr>
            <w:rFonts w:hint="eastAsia"/>
            <w:noProof/>
          </w:rPr>
          <w:t>2.6 Data Products</w:t>
        </w:r>
        <w:r>
          <w:rPr>
            <w:rFonts w:hint="eastAsia"/>
            <w:noProof/>
          </w:rPr>
          <w:tab/>
        </w:r>
        <w:r>
          <w:rPr>
            <w:rFonts w:hint="eastAsia"/>
            <w:noProof/>
          </w:rPr>
          <w:fldChar w:fldCharType="begin"/>
        </w:r>
        <w:r>
          <w:rPr>
            <w:rFonts w:hint="eastAsia"/>
            <w:noProof/>
          </w:rPr>
          <w:instrText xml:space="preserve"> PAGEREF </w:instrText>
        </w:r>
        <w:r>
          <w:rPr>
            <w:noProof/>
          </w:rPr>
          <w:instrText>_Toc337745735 \h</w:instrText>
        </w:r>
        <w:r>
          <w:rPr>
            <w:rFonts w:hint="eastAsia"/>
            <w:noProof/>
          </w:rPr>
          <w:instrText xml:space="preserve"> </w:instrText>
        </w:r>
      </w:ins>
      <w:r>
        <w:rPr>
          <w:rFonts w:hint="eastAsia"/>
          <w:noProof/>
        </w:rPr>
      </w:r>
      <w:r>
        <w:rPr>
          <w:rFonts w:hint="eastAsia"/>
          <w:noProof/>
        </w:rPr>
        <w:fldChar w:fldCharType="separate"/>
      </w:r>
      <w:ins w:id="66" w:author="Scott Gaudi" w:date="2016-10-10T19:06:00Z">
        <w:r w:rsidR="00867F99">
          <w:rPr>
            <w:noProof/>
          </w:rPr>
          <w:t>9</w:t>
        </w:r>
        <w:r>
          <w:rPr>
            <w:rFonts w:hint="eastAsia"/>
            <w:noProof/>
          </w:rPr>
          <w:fldChar w:fldCharType="end"/>
        </w:r>
      </w:ins>
    </w:p>
    <w:p w14:paraId="3F4FDA65" w14:textId="77777777" w:rsidR="002B6A18" w:rsidRDefault="002B6A18">
      <w:pPr>
        <w:pStyle w:val="TOC3"/>
        <w:tabs>
          <w:tab w:val="right" w:leader="dot" w:pos="8630"/>
        </w:tabs>
        <w:rPr>
          <w:ins w:id="67" w:author="Scott Gaudi" w:date="2016-10-10T19:06:00Z"/>
          <w:rFonts w:asciiTheme="minorHAnsi" w:hAnsiTheme="minorHAnsi" w:cstheme="minorBidi" w:hint="eastAsia"/>
          <w:noProof/>
          <w:szCs w:val="24"/>
          <w:lang w:eastAsia="ja-JP"/>
        </w:rPr>
      </w:pPr>
      <w:ins w:id="68" w:author="Scott Gaudi" w:date="2016-10-10T19:06:00Z">
        <w:r w:rsidRPr="00652BB5">
          <w:rPr>
            <w:rFonts w:ascii="Arial" w:hAnsi="Arial" w:hint="eastAsia"/>
            <w:noProof/>
          </w:rPr>
          <w:t>Appendix: Deriving the Microlensing Survey Yield and Associate Uncertainties</w:t>
        </w:r>
        <w:r>
          <w:rPr>
            <w:rFonts w:hint="eastAsia"/>
            <w:noProof/>
          </w:rPr>
          <w:tab/>
        </w:r>
        <w:r>
          <w:rPr>
            <w:rFonts w:hint="eastAsia"/>
            <w:noProof/>
          </w:rPr>
          <w:fldChar w:fldCharType="begin"/>
        </w:r>
        <w:r>
          <w:rPr>
            <w:rFonts w:hint="eastAsia"/>
            <w:noProof/>
          </w:rPr>
          <w:instrText xml:space="preserve"> PAGEREF </w:instrText>
        </w:r>
        <w:r>
          <w:rPr>
            <w:noProof/>
          </w:rPr>
          <w:instrText>_Toc337745736 \h</w:instrText>
        </w:r>
        <w:r>
          <w:rPr>
            <w:rFonts w:hint="eastAsia"/>
            <w:noProof/>
          </w:rPr>
          <w:instrText xml:space="preserve"> </w:instrText>
        </w:r>
      </w:ins>
      <w:r>
        <w:rPr>
          <w:rFonts w:hint="eastAsia"/>
          <w:noProof/>
        </w:rPr>
      </w:r>
      <w:r>
        <w:rPr>
          <w:rFonts w:hint="eastAsia"/>
          <w:noProof/>
        </w:rPr>
        <w:fldChar w:fldCharType="separate"/>
      </w:r>
      <w:ins w:id="69" w:author="Scott Gaudi" w:date="2016-10-10T19:06:00Z">
        <w:r w:rsidR="00867F99">
          <w:rPr>
            <w:noProof/>
          </w:rPr>
          <w:t>10</w:t>
        </w:r>
        <w:r>
          <w:rPr>
            <w:rFonts w:hint="eastAsia"/>
            <w:noProof/>
          </w:rPr>
          <w:fldChar w:fldCharType="end"/>
        </w:r>
      </w:ins>
    </w:p>
    <w:p w14:paraId="533C45A3" w14:textId="77777777" w:rsidR="007B1601" w:rsidRPr="005A4F38" w:rsidDel="004C4E5D" w:rsidRDefault="007B1601">
      <w:pPr>
        <w:pStyle w:val="TOC1"/>
        <w:rPr>
          <w:del w:id="70" w:author="Scott Gaudi" w:date="2016-09-17T16:24:00Z"/>
          <w:rFonts w:ascii="Arial" w:hAnsi="Arial" w:cstheme="minorBidi" w:hint="eastAsia"/>
          <w:noProof/>
          <w:szCs w:val="24"/>
          <w:lang w:eastAsia="ja-JP"/>
          <w:rPrChange w:id="71" w:author="Scott Gaudi" w:date="2016-09-18T12:40:00Z">
            <w:rPr>
              <w:del w:id="72" w:author="Scott Gaudi" w:date="2016-09-17T16:24:00Z"/>
              <w:rFonts w:asciiTheme="minorHAnsi" w:hAnsiTheme="minorHAnsi" w:cstheme="minorBidi" w:hint="eastAsia"/>
              <w:noProof/>
              <w:szCs w:val="24"/>
              <w:lang w:eastAsia="ja-JP"/>
            </w:rPr>
          </w:rPrChange>
        </w:rPr>
      </w:pPr>
      <w:del w:id="73" w:author="Scott Gaudi" w:date="2016-09-17T16:24:00Z">
        <w:r w:rsidRPr="005A4F38" w:rsidDel="004C4E5D">
          <w:rPr>
            <w:rFonts w:ascii="Arial" w:hAnsi="Arial"/>
            <w:noProof/>
            <w:rPrChange w:id="74" w:author="Scott Gaudi" w:date="2016-09-18T12:40:00Z">
              <w:rPr>
                <w:noProof/>
              </w:rPr>
            </w:rPrChange>
          </w:rPr>
          <w:delText>Table of Contents</w:delText>
        </w:r>
        <w:r w:rsidRPr="005A4F38" w:rsidDel="004C4E5D">
          <w:rPr>
            <w:rFonts w:ascii="Arial" w:hAnsi="Arial"/>
            <w:noProof/>
            <w:rPrChange w:id="75" w:author="Scott Gaudi" w:date="2016-09-18T12:40:00Z">
              <w:rPr>
                <w:noProof/>
              </w:rPr>
            </w:rPrChange>
          </w:rPr>
          <w:tab/>
          <w:delText>1</w:delText>
        </w:r>
      </w:del>
    </w:p>
    <w:p w14:paraId="4A486025" w14:textId="77777777" w:rsidR="007B1601" w:rsidRPr="005A4F38" w:rsidDel="004C4E5D" w:rsidRDefault="007B1601">
      <w:pPr>
        <w:pStyle w:val="TOC1"/>
        <w:rPr>
          <w:del w:id="76" w:author="Scott Gaudi" w:date="2016-09-17T16:24:00Z"/>
          <w:rFonts w:ascii="Arial" w:hAnsi="Arial" w:cstheme="minorBidi" w:hint="eastAsia"/>
          <w:noProof/>
          <w:szCs w:val="24"/>
          <w:lang w:eastAsia="ja-JP"/>
          <w:rPrChange w:id="77" w:author="Scott Gaudi" w:date="2016-09-18T12:40:00Z">
            <w:rPr>
              <w:del w:id="78" w:author="Scott Gaudi" w:date="2016-09-17T16:24:00Z"/>
              <w:rFonts w:asciiTheme="minorHAnsi" w:hAnsiTheme="minorHAnsi" w:cstheme="minorBidi" w:hint="eastAsia"/>
              <w:noProof/>
              <w:szCs w:val="24"/>
              <w:lang w:eastAsia="ja-JP"/>
            </w:rPr>
          </w:rPrChange>
        </w:rPr>
      </w:pPr>
      <w:del w:id="79" w:author="Scott Gaudi" w:date="2016-09-17T16:24:00Z">
        <w:r w:rsidRPr="005A4F38" w:rsidDel="004C4E5D">
          <w:rPr>
            <w:rFonts w:ascii="Arial" w:hAnsi="Arial"/>
            <w:noProof/>
            <w:rPrChange w:id="80" w:author="Scott Gaudi" w:date="2016-09-18T12:40:00Z">
              <w:rPr>
                <w:noProof/>
              </w:rPr>
            </w:rPrChange>
          </w:rPr>
          <w:delText>1. Team Members</w:delText>
        </w:r>
        <w:r w:rsidRPr="005A4F38" w:rsidDel="004C4E5D">
          <w:rPr>
            <w:rFonts w:ascii="Arial" w:hAnsi="Arial"/>
            <w:noProof/>
            <w:rPrChange w:id="81" w:author="Scott Gaudi" w:date="2016-09-18T12:40:00Z">
              <w:rPr>
                <w:noProof/>
              </w:rPr>
            </w:rPrChange>
          </w:rPr>
          <w:tab/>
          <w:delText>2</w:delText>
        </w:r>
      </w:del>
    </w:p>
    <w:p w14:paraId="559D54CA" w14:textId="77777777" w:rsidR="007B1601" w:rsidRPr="005A4F38" w:rsidDel="004C4E5D" w:rsidRDefault="007B1601">
      <w:pPr>
        <w:pStyle w:val="TOC1"/>
        <w:rPr>
          <w:del w:id="82" w:author="Scott Gaudi" w:date="2016-09-17T16:24:00Z"/>
          <w:rFonts w:ascii="Arial" w:hAnsi="Arial" w:cstheme="minorBidi" w:hint="eastAsia"/>
          <w:noProof/>
          <w:szCs w:val="24"/>
          <w:lang w:eastAsia="ja-JP"/>
          <w:rPrChange w:id="83" w:author="Scott Gaudi" w:date="2016-09-18T12:40:00Z">
            <w:rPr>
              <w:del w:id="84" w:author="Scott Gaudi" w:date="2016-09-17T16:24:00Z"/>
              <w:rFonts w:asciiTheme="minorHAnsi" w:hAnsiTheme="minorHAnsi" w:cstheme="minorBidi" w:hint="eastAsia"/>
              <w:noProof/>
              <w:szCs w:val="24"/>
              <w:lang w:eastAsia="ja-JP"/>
            </w:rPr>
          </w:rPrChange>
        </w:rPr>
      </w:pPr>
      <w:del w:id="85" w:author="Scott Gaudi" w:date="2016-09-17T16:24:00Z">
        <w:r w:rsidRPr="005A4F38" w:rsidDel="004C4E5D">
          <w:rPr>
            <w:rFonts w:ascii="Arial" w:hAnsi="Arial"/>
            <w:noProof/>
            <w:rPrChange w:id="86" w:author="Scott Gaudi" w:date="2016-09-18T12:40:00Z">
              <w:rPr>
                <w:noProof/>
              </w:rPr>
            </w:rPrChange>
          </w:rPr>
          <w:delText>2. Executive Summary</w:delText>
        </w:r>
        <w:r w:rsidRPr="005A4F38" w:rsidDel="004C4E5D">
          <w:rPr>
            <w:rFonts w:ascii="Arial" w:hAnsi="Arial"/>
            <w:noProof/>
            <w:rPrChange w:id="87" w:author="Scott Gaudi" w:date="2016-09-18T12:40:00Z">
              <w:rPr>
                <w:noProof/>
              </w:rPr>
            </w:rPrChange>
          </w:rPr>
          <w:tab/>
          <w:delText>3</w:delText>
        </w:r>
      </w:del>
    </w:p>
    <w:p w14:paraId="0FCAB210" w14:textId="77777777" w:rsidR="007B1601" w:rsidRPr="005A4F38" w:rsidDel="004C4E5D" w:rsidRDefault="007B1601">
      <w:pPr>
        <w:pStyle w:val="TOC1"/>
        <w:rPr>
          <w:del w:id="88" w:author="Scott Gaudi" w:date="2016-09-17T16:24:00Z"/>
          <w:rFonts w:ascii="Arial" w:hAnsi="Arial" w:cstheme="minorBidi" w:hint="eastAsia"/>
          <w:noProof/>
          <w:szCs w:val="24"/>
          <w:lang w:eastAsia="ja-JP"/>
          <w:rPrChange w:id="89" w:author="Scott Gaudi" w:date="2016-09-18T12:40:00Z">
            <w:rPr>
              <w:del w:id="90" w:author="Scott Gaudi" w:date="2016-09-17T16:24:00Z"/>
              <w:rFonts w:asciiTheme="minorHAnsi" w:hAnsiTheme="minorHAnsi" w:cstheme="minorBidi" w:hint="eastAsia"/>
              <w:noProof/>
              <w:szCs w:val="24"/>
              <w:lang w:eastAsia="ja-JP"/>
            </w:rPr>
          </w:rPrChange>
        </w:rPr>
      </w:pPr>
      <w:del w:id="91" w:author="Scott Gaudi" w:date="2016-09-17T16:24:00Z">
        <w:r w:rsidRPr="005A4F38" w:rsidDel="004C4E5D">
          <w:rPr>
            <w:rFonts w:ascii="Arial" w:hAnsi="Arial"/>
            <w:noProof/>
            <w:rPrChange w:id="92" w:author="Scott Gaudi" w:date="2016-09-18T12:40:00Z">
              <w:rPr>
                <w:noProof/>
              </w:rPr>
            </w:rPrChange>
          </w:rPr>
          <w:delText>3. Introduction</w:delText>
        </w:r>
        <w:r w:rsidRPr="005A4F38" w:rsidDel="004C4E5D">
          <w:rPr>
            <w:rFonts w:ascii="Arial" w:hAnsi="Arial"/>
            <w:noProof/>
            <w:rPrChange w:id="93" w:author="Scott Gaudi" w:date="2016-09-18T12:40:00Z">
              <w:rPr>
                <w:noProof/>
              </w:rPr>
            </w:rPrChange>
          </w:rPr>
          <w:tab/>
          <w:delText>3</w:delText>
        </w:r>
      </w:del>
    </w:p>
    <w:p w14:paraId="6E1DB9C5" w14:textId="77777777" w:rsidR="007B1601" w:rsidRPr="005A4F38" w:rsidDel="004C4E5D" w:rsidRDefault="007B1601">
      <w:pPr>
        <w:pStyle w:val="TOC1"/>
        <w:rPr>
          <w:del w:id="94" w:author="Scott Gaudi" w:date="2016-09-17T16:24:00Z"/>
          <w:rFonts w:ascii="Arial" w:hAnsi="Arial" w:cstheme="minorBidi" w:hint="eastAsia"/>
          <w:noProof/>
          <w:szCs w:val="24"/>
          <w:lang w:eastAsia="ja-JP"/>
          <w:rPrChange w:id="95" w:author="Scott Gaudi" w:date="2016-09-18T12:40:00Z">
            <w:rPr>
              <w:del w:id="96" w:author="Scott Gaudi" w:date="2016-09-17T16:24:00Z"/>
              <w:rFonts w:asciiTheme="minorHAnsi" w:hAnsiTheme="minorHAnsi" w:cstheme="minorBidi" w:hint="eastAsia"/>
              <w:noProof/>
              <w:szCs w:val="24"/>
              <w:lang w:eastAsia="ja-JP"/>
            </w:rPr>
          </w:rPrChange>
        </w:rPr>
      </w:pPr>
      <w:del w:id="97" w:author="Scott Gaudi" w:date="2016-09-17T16:24:00Z">
        <w:r w:rsidRPr="005A4F38" w:rsidDel="004C4E5D">
          <w:rPr>
            <w:rFonts w:ascii="Arial" w:hAnsi="Arial"/>
            <w:noProof/>
            <w:rPrChange w:id="98" w:author="Scott Gaudi" w:date="2016-09-18T12:40:00Z">
              <w:rPr>
                <w:noProof/>
              </w:rPr>
            </w:rPrChange>
          </w:rPr>
          <w:delText>4. Direct Imaging of Exoplanets</w:delText>
        </w:r>
        <w:r w:rsidRPr="005A4F38" w:rsidDel="004C4E5D">
          <w:rPr>
            <w:rFonts w:ascii="Arial" w:hAnsi="Arial"/>
            <w:noProof/>
            <w:rPrChange w:id="99" w:author="Scott Gaudi" w:date="2016-09-18T12:40:00Z">
              <w:rPr>
                <w:noProof/>
              </w:rPr>
            </w:rPrChange>
          </w:rPr>
          <w:tab/>
          <w:delText>3</w:delText>
        </w:r>
      </w:del>
    </w:p>
    <w:p w14:paraId="056CAFFC" w14:textId="77777777" w:rsidR="007B1601" w:rsidRPr="005A4F38" w:rsidDel="004C4E5D" w:rsidRDefault="007B1601">
      <w:pPr>
        <w:pStyle w:val="TOC2"/>
        <w:tabs>
          <w:tab w:val="right" w:leader="dot" w:pos="8630"/>
        </w:tabs>
        <w:rPr>
          <w:del w:id="100" w:author="Scott Gaudi" w:date="2016-09-17T16:24:00Z"/>
          <w:rFonts w:ascii="Arial" w:hAnsi="Arial" w:cstheme="minorBidi" w:hint="eastAsia"/>
          <w:noProof/>
          <w:szCs w:val="24"/>
          <w:lang w:eastAsia="ja-JP"/>
          <w:rPrChange w:id="101" w:author="Scott Gaudi" w:date="2016-09-18T12:40:00Z">
            <w:rPr>
              <w:del w:id="102" w:author="Scott Gaudi" w:date="2016-09-17T16:24:00Z"/>
              <w:rFonts w:asciiTheme="minorHAnsi" w:hAnsiTheme="minorHAnsi" w:cstheme="minorBidi" w:hint="eastAsia"/>
              <w:noProof/>
              <w:szCs w:val="24"/>
              <w:lang w:eastAsia="ja-JP"/>
            </w:rPr>
          </w:rPrChange>
        </w:rPr>
      </w:pPr>
      <w:del w:id="103" w:author="Scott Gaudi" w:date="2016-09-17T16:24:00Z">
        <w:r w:rsidRPr="005A4F38" w:rsidDel="004C4E5D">
          <w:rPr>
            <w:rFonts w:ascii="Arial" w:hAnsi="Arial"/>
            <w:noProof/>
            <w:rPrChange w:id="104" w:author="Scott Gaudi" w:date="2016-09-18T12:40:00Z">
              <w:rPr>
                <w:noProof/>
              </w:rPr>
            </w:rPrChange>
          </w:rPr>
          <w:delText>4.1 Getting to Know Our Nearest Neighbors</w:delText>
        </w:r>
        <w:r w:rsidRPr="005A4F38" w:rsidDel="004C4E5D">
          <w:rPr>
            <w:rFonts w:ascii="Arial" w:hAnsi="Arial"/>
            <w:noProof/>
            <w:rPrChange w:id="105" w:author="Scott Gaudi" w:date="2016-09-18T12:40:00Z">
              <w:rPr>
                <w:noProof/>
              </w:rPr>
            </w:rPrChange>
          </w:rPr>
          <w:tab/>
          <w:delText>3</w:delText>
        </w:r>
      </w:del>
    </w:p>
    <w:p w14:paraId="35A7FBF0" w14:textId="77777777" w:rsidR="007B1601" w:rsidRPr="005A4F38" w:rsidDel="004C4E5D" w:rsidRDefault="007B1601">
      <w:pPr>
        <w:pStyle w:val="TOC2"/>
        <w:tabs>
          <w:tab w:val="right" w:leader="dot" w:pos="8630"/>
        </w:tabs>
        <w:rPr>
          <w:del w:id="106" w:author="Scott Gaudi" w:date="2016-09-17T16:24:00Z"/>
          <w:rFonts w:ascii="Arial" w:hAnsi="Arial" w:cstheme="minorBidi" w:hint="eastAsia"/>
          <w:noProof/>
          <w:szCs w:val="24"/>
          <w:lang w:eastAsia="ja-JP"/>
          <w:rPrChange w:id="107" w:author="Scott Gaudi" w:date="2016-09-18T12:40:00Z">
            <w:rPr>
              <w:del w:id="108" w:author="Scott Gaudi" w:date="2016-09-17T16:24:00Z"/>
              <w:rFonts w:asciiTheme="minorHAnsi" w:hAnsiTheme="minorHAnsi" w:cstheme="minorBidi" w:hint="eastAsia"/>
              <w:noProof/>
              <w:szCs w:val="24"/>
              <w:lang w:eastAsia="ja-JP"/>
            </w:rPr>
          </w:rPrChange>
        </w:rPr>
      </w:pPr>
      <w:del w:id="109" w:author="Scott Gaudi" w:date="2016-09-17T16:24:00Z">
        <w:r w:rsidRPr="005A4F38" w:rsidDel="004C4E5D">
          <w:rPr>
            <w:rFonts w:ascii="Arial" w:hAnsi="Arial"/>
            <w:noProof/>
            <w:rPrChange w:id="110" w:author="Scott Gaudi" w:date="2016-09-18T12:40:00Z">
              <w:rPr>
                <w:noProof/>
              </w:rPr>
            </w:rPrChange>
          </w:rPr>
          <w:delText>4.2 Characterizing the Diversity of Exoplanets</w:delText>
        </w:r>
        <w:r w:rsidRPr="005A4F38" w:rsidDel="004C4E5D">
          <w:rPr>
            <w:rFonts w:ascii="Arial" w:hAnsi="Arial"/>
            <w:noProof/>
            <w:rPrChange w:id="111" w:author="Scott Gaudi" w:date="2016-09-18T12:40:00Z">
              <w:rPr>
                <w:noProof/>
              </w:rPr>
            </w:rPrChange>
          </w:rPr>
          <w:tab/>
          <w:delText>3</w:delText>
        </w:r>
      </w:del>
    </w:p>
    <w:p w14:paraId="0878F22B" w14:textId="77777777" w:rsidR="007B1601" w:rsidRPr="005A4F38" w:rsidDel="004C4E5D" w:rsidRDefault="007B1601">
      <w:pPr>
        <w:pStyle w:val="TOC2"/>
        <w:tabs>
          <w:tab w:val="right" w:leader="dot" w:pos="8630"/>
        </w:tabs>
        <w:rPr>
          <w:del w:id="112" w:author="Scott Gaudi" w:date="2016-09-17T16:24:00Z"/>
          <w:rFonts w:ascii="Arial" w:hAnsi="Arial" w:cstheme="minorBidi" w:hint="eastAsia"/>
          <w:noProof/>
          <w:szCs w:val="24"/>
          <w:lang w:eastAsia="ja-JP"/>
          <w:rPrChange w:id="113" w:author="Scott Gaudi" w:date="2016-09-18T12:40:00Z">
            <w:rPr>
              <w:del w:id="114" w:author="Scott Gaudi" w:date="2016-09-17T16:24:00Z"/>
              <w:rFonts w:asciiTheme="minorHAnsi" w:hAnsiTheme="minorHAnsi" w:cstheme="minorBidi" w:hint="eastAsia"/>
              <w:noProof/>
              <w:szCs w:val="24"/>
              <w:lang w:eastAsia="ja-JP"/>
            </w:rPr>
          </w:rPrChange>
        </w:rPr>
      </w:pPr>
      <w:del w:id="115" w:author="Scott Gaudi" w:date="2016-09-17T16:24:00Z">
        <w:r w:rsidRPr="005A4F38" w:rsidDel="004C4E5D">
          <w:rPr>
            <w:rFonts w:ascii="Arial" w:hAnsi="Arial"/>
            <w:noProof/>
            <w:rPrChange w:id="116" w:author="Scott Gaudi" w:date="2016-09-18T12:40:00Z">
              <w:rPr>
                <w:noProof/>
              </w:rPr>
            </w:rPrChange>
          </w:rPr>
          <w:delText>4.3 Searching for Habitable Conditions and Evidence of Habitability</w:delText>
        </w:r>
        <w:r w:rsidRPr="005A4F38" w:rsidDel="004C4E5D">
          <w:rPr>
            <w:rFonts w:ascii="Arial" w:hAnsi="Arial"/>
            <w:noProof/>
            <w:rPrChange w:id="117" w:author="Scott Gaudi" w:date="2016-09-18T12:40:00Z">
              <w:rPr>
                <w:noProof/>
              </w:rPr>
            </w:rPrChange>
          </w:rPr>
          <w:tab/>
          <w:delText>4</w:delText>
        </w:r>
      </w:del>
    </w:p>
    <w:p w14:paraId="22EF1624" w14:textId="77777777" w:rsidR="007B1601" w:rsidRPr="005A4F38" w:rsidDel="004C4E5D" w:rsidRDefault="007B1601">
      <w:pPr>
        <w:pStyle w:val="TOC2"/>
        <w:tabs>
          <w:tab w:val="right" w:leader="dot" w:pos="8630"/>
        </w:tabs>
        <w:rPr>
          <w:del w:id="118" w:author="Scott Gaudi" w:date="2016-09-17T16:24:00Z"/>
          <w:rFonts w:ascii="Arial" w:hAnsi="Arial" w:cstheme="minorBidi" w:hint="eastAsia"/>
          <w:noProof/>
          <w:szCs w:val="24"/>
          <w:lang w:eastAsia="ja-JP"/>
          <w:rPrChange w:id="119" w:author="Scott Gaudi" w:date="2016-09-18T12:40:00Z">
            <w:rPr>
              <w:del w:id="120" w:author="Scott Gaudi" w:date="2016-09-17T16:24:00Z"/>
              <w:rFonts w:asciiTheme="minorHAnsi" w:hAnsiTheme="minorHAnsi" w:cstheme="minorBidi" w:hint="eastAsia"/>
              <w:noProof/>
              <w:szCs w:val="24"/>
              <w:lang w:eastAsia="ja-JP"/>
            </w:rPr>
          </w:rPrChange>
        </w:rPr>
      </w:pPr>
      <w:del w:id="121" w:author="Scott Gaudi" w:date="2016-09-17T16:24:00Z">
        <w:r w:rsidRPr="005A4F38" w:rsidDel="004C4E5D">
          <w:rPr>
            <w:rFonts w:ascii="Arial" w:hAnsi="Arial"/>
            <w:noProof/>
            <w:rPrChange w:id="122" w:author="Scott Gaudi" w:date="2016-09-18T12:40:00Z">
              <w:rPr>
                <w:noProof/>
              </w:rPr>
            </w:rPrChange>
          </w:rPr>
          <w:delText>4.4 Auxiliary Observational Requirements</w:delText>
        </w:r>
        <w:r w:rsidRPr="005A4F38" w:rsidDel="004C4E5D">
          <w:rPr>
            <w:rFonts w:ascii="Arial" w:hAnsi="Arial"/>
            <w:noProof/>
            <w:rPrChange w:id="123" w:author="Scott Gaudi" w:date="2016-09-18T12:40:00Z">
              <w:rPr>
                <w:noProof/>
              </w:rPr>
            </w:rPrChange>
          </w:rPr>
          <w:tab/>
          <w:delText>5</w:delText>
        </w:r>
      </w:del>
    </w:p>
    <w:p w14:paraId="49313799" w14:textId="77777777" w:rsidR="007B1601" w:rsidRPr="005A4F38" w:rsidDel="004C4E5D" w:rsidRDefault="007B1601">
      <w:pPr>
        <w:pStyle w:val="TOC1"/>
        <w:rPr>
          <w:del w:id="124" w:author="Scott Gaudi" w:date="2016-09-17T16:24:00Z"/>
          <w:rFonts w:ascii="Arial" w:hAnsi="Arial" w:cstheme="minorBidi" w:hint="eastAsia"/>
          <w:noProof/>
          <w:szCs w:val="24"/>
          <w:lang w:eastAsia="ja-JP"/>
          <w:rPrChange w:id="125" w:author="Scott Gaudi" w:date="2016-09-18T12:40:00Z">
            <w:rPr>
              <w:del w:id="126" w:author="Scott Gaudi" w:date="2016-09-17T16:24:00Z"/>
              <w:rFonts w:asciiTheme="minorHAnsi" w:hAnsiTheme="minorHAnsi" w:cstheme="minorBidi" w:hint="eastAsia"/>
              <w:noProof/>
              <w:szCs w:val="24"/>
              <w:lang w:eastAsia="ja-JP"/>
            </w:rPr>
          </w:rPrChange>
        </w:rPr>
      </w:pPr>
      <w:del w:id="127" w:author="Scott Gaudi" w:date="2016-09-17T16:24:00Z">
        <w:r w:rsidRPr="005A4F38" w:rsidDel="004C4E5D">
          <w:rPr>
            <w:rFonts w:ascii="Arial" w:hAnsi="Arial"/>
            <w:noProof/>
            <w:rPrChange w:id="128" w:author="Scott Gaudi" w:date="2016-09-18T12:40:00Z">
              <w:rPr>
                <w:noProof/>
              </w:rPr>
            </w:rPrChange>
          </w:rPr>
          <w:delText>5. General Astrophysics</w:delText>
        </w:r>
        <w:r w:rsidRPr="005A4F38" w:rsidDel="004C4E5D">
          <w:rPr>
            <w:rFonts w:ascii="Arial" w:hAnsi="Arial"/>
            <w:noProof/>
            <w:rPrChange w:id="129" w:author="Scott Gaudi" w:date="2016-09-18T12:40:00Z">
              <w:rPr>
                <w:noProof/>
              </w:rPr>
            </w:rPrChange>
          </w:rPr>
          <w:tab/>
          <w:delText>5</w:delText>
        </w:r>
      </w:del>
    </w:p>
    <w:p w14:paraId="002EBE3B" w14:textId="77777777" w:rsidR="007B1601" w:rsidRPr="005A4F38" w:rsidDel="004C4E5D" w:rsidRDefault="007B1601">
      <w:pPr>
        <w:pStyle w:val="TOC2"/>
        <w:tabs>
          <w:tab w:val="right" w:leader="dot" w:pos="8630"/>
        </w:tabs>
        <w:rPr>
          <w:del w:id="130" w:author="Scott Gaudi" w:date="2016-09-17T16:24:00Z"/>
          <w:rFonts w:ascii="Arial" w:hAnsi="Arial" w:cstheme="minorBidi" w:hint="eastAsia"/>
          <w:noProof/>
          <w:szCs w:val="24"/>
          <w:lang w:eastAsia="ja-JP"/>
          <w:rPrChange w:id="131" w:author="Scott Gaudi" w:date="2016-09-18T12:40:00Z">
            <w:rPr>
              <w:del w:id="132" w:author="Scott Gaudi" w:date="2016-09-17T16:24:00Z"/>
              <w:rFonts w:asciiTheme="minorHAnsi" w:hAnsiTheme="minorHAnsi" w:cstheme="minorBidi" w:hint="eastAsia"/>
              <w:noProof/>
              <w:szCs w:val="24"/>
              <w:lang w:eastAsia="ja-JP"/>
            </w:rPr>
          </w:rPrChange>
        </w:rPr>
      </w:pPr>
      <w:del w:id="133" w:author="Scott Gaudi" w:date="2016-09-17T16:24:00Z">
        <w:r w:rsidRPr="005A4F38" w:rsidDel="004C4E5D">
          <w:rPr>
            <w:rFonts w:ascii="Arial" w:hAnsi="Arial"/>
            <w:noProof/>
            <w:rPrChange w:id="134" w:author="Scott Gaudi" w:date="2016-09-18T12:40:00Z">
              <w:rPr>
                <w:noProof/>
              </w:rPr>
            </w:rPrChange>
          </w:rPr>
          <w:delText>5.1 Local Value of the Hubble Constant</w:delText>
        </w:r>
        <w:r w:rsidRPr="005A4F38" w:rsidDel="004C4E5D">
          <w:rPr>
            <w:rFonts w:ascii="Arial" w:hAnsi="Arial"/>
            <w:noProof/>
            <w:rPrChange w:id="135" w:author="Scott Gaudi" w:date="2016-09-18T12:40:00Z">
              <w:rPr>
                <w:noProof/>
              </w:rPr>
            </w:rPrChange>
          </w:rPr>
          <w:tab/>
          <w:delText>5</w:delText>
        </w:r>
      </w:del>
    </w:p>
    <w:p w14:paraId="1C448227" w14:textId="77777777" w:rsidR="007B1601" w:rsidRPr="005A4F38" w:rsidDel="004C4E5D" w:rsidRDefault="007B1601">
      <w:pPr>
        <w:pStyle w:val="TOC3"/>
        <w:tabs>
          <w:tab w:val="right" w:leader="dot" w:pos="8630"/>
        </w:tabs>
        <w:rPr>
          <w:del w:id="136" w:author="Scott Gaudi" w:date="2016-09-17T16:24:00Z"/>
          <w:rFonts w:ascii="Arial" w:hAnsi="Arial" w:cstheme="minorBidi" w:hint="eastAsia"/>
          <w:noProof/>
          <w:szCs w:val="24"/>
          <w:lang w:eastAsia="ja-JP"/>
          <w:rPrChange w:id="137" w:author="Scott Gaudi" w:date="2016-09-18T12:40:00Z">
            <w:rPr>
              <w:del w:id="138" w:author="Scott Gaudi" w:date="2016-09-17T16:24:00Z"/>
              <w:rFonts w:asciiTheme="minorHAnsi" w:hAnsiTheme="minorHAnsi" w:cstheme="minorBidi" w:hint="eastAsia"/>
              <w:noProof/>
              <w:szCs w:val="24"/>
              <w:lang w:eastAsia="ja-JP"/>
            </w:rPr>
          </w:rPrChange>
        </w:rPr>
      </w:pPr>
      <w:del w:id="139" w:author="Scott Gaudi" w:date="2016-09-17T16:24:00Z">
        <w:r w:rsidRPr="005A4F38" w:rsidDel="004C4E5D">
          <w:rPr>
            <w:rFonts w:ascii="Arial" w:hAnsi="Arial"/>
            <w:noProof/>
            <w:rPrChange w:id="140" w:author="Scott Gaudi" w:date="2016-09-18T12:40:00Z">
              <w:rPr>
                <w:noProof/>
              </w:rPr>
            </w:rPrChange>
          </w:rPr>
          <w:delText>A. Science question</w:delText>
        </w:r>
        <w:r w:rsidRPr="005A4F38" w:rsidDel="004C4E5D">
          <w:rPr>
            <w:rFonts w:ascii="Arial" w:hAnsi="Arial"/>
            <w:noProof/>
            <w:rPrChange w:id="141" w:author="Scott Gaudi" w:date="2016-09-18T12:40:00Z">
              <w:rPr>
                <w:noProof/>
              </w:rPr>
            </w:rPrChange>
          </w:rPr>
          <w:tab/>
          <w:delText>6</w:delText>
        </w:r>
      </w:del>
    </w:p>
    <w:p w14:paraId="0B41C5CC" w14:textId="77777777" w:rsidR="007B1601" w:rsidRPr="005A4F38" w:rsidDel="004C4E5D" w:rsidRDefault="007B1601">
      <w:pPr>
        <w:pStyle w:val="TOC3"/>
        <w:tabs>
          <w:tab w:val="right" w:leader="dot" w:pos="8630"/>
        </w:tabs>
        <w:rPr>
          <w:del w:id="142" w:author="Scott Gaudi" w:date="2016-09-17T16:24:00Z"/>
          <w:rFonts w:ascii="Arial" w:hAnsi="Arial" w:cstheme="minorBidi" w:hint="eastAsia"/>
          <w:noProof/>
          <w:szCs w:val="24"/>
          <w:lang w:eastAsia="ja-JP"/>
          <w:rPrChange w:id="143" w:author="Scott Gaudi" w:date="2016-09-18T12:40:00Z">
            <w:rPr>
              <w:del w:id="144" w:author="Scott Gaudi" w:date="2016-09-17T16:24:00Z"/>
              <w:rFonts w:asciiTheme="minorHAnsi" w:hAnsiTheme="minorHAnsi" w:cstheme="minorBidi" w:hint="eastAsia"/>
              <w:noProof/>
              <w:szCs w:val="24"/>
              <w:lang w:eastAsia="ja-JP"/>
            </w:rPr>
          </w:rPrChange>
        </w:rPr>
      </w:pPr>
      <w:del w:id="145" w:author="Scott Gaudi" w:date="2016-09-17T16:24:00Z">
        <w:r w:rsidRPr="005A4F38" w:rsidDel="004C4E5D">
          <w:rPr>
            <w:rFonts w:ascii="Arial" w:hAnsi="Arial"/>
            <w:noProof/>
            <w:rPrChange w:id="146" w:author="Scott Gaudi" w:date="2016-09-18T12:40:00Z">
              <w:rPr>
                <w:noProof/>
              </w:rPr>
            </w:rPrChange>
          </w:rPr>
          <w:delText>C. Observation requirements</w:delText>
        </w:r>
        <w:r w:rsidRPr="005A4F38" w:rsidDel="004C4E5D">
          <w:rPr>
            <w:rFonts w:ascii="Arial" w:hAnsi="Arial"/>
            <w:noProof/>
            <w:rPrChange w:id="147" w:author="Scott Gaudi" w:date="2016-09-18T12:40:00Z">
              <w:rPr>
                <w:noProof/>
              </w:rPr>
            </w:rPrChange>
          </w:rPr>
          <w:tab/>
          <w:delText>6</w:delText>
        </w:r>
      </w:del>
    </w:p>
    <w:p w14:paraId="754DEABD" w14:textId="77777777" w:rsidR="007B1601" w:rsidRPr="005A4F38" w:rsidDel="004C4E5D" w:rsidRDefault="007B1601">
      <w:pPr>
        <w:pStyle w:val="TOC2"/>
        <w:tabs>
          <w:tab w:val="right" w:leader="dot" w:pos="8630"/>
        </w:tabs>
        <w:rPr>
          <w:del w:id="148" w:author="Scott Gaudi" w:date="2016-09-17T16:24:00Z"/>
          <w:rFonts w:ascii="Arial" w:hAnsi="Arial" w:cstheme="minorBidi" w:hint="eastAsia"/>
          <w:noProof/>
          <w:szCs w:val="24"/>
          <w:lang w:eastAsia="ja-JP"/>
          <w:rPrChange w:id="149" w:author="Scott Gaudi" w:date="2016-09-18T12:40:00Z">
            <w:rPr>
              <w:del w:id="150" w:author="Scott Gaudi" w:date="2016-09-17T16:24:00Z"/>
              <w:rFonts w:asciiTheme="minorHAnsi" w:hAnsiTheme="minorHAnsi" w:cstheme="minorBidi" w:hint="eastAsia"/>
              <w:noProof/>
              <w:szCs w:val="24"/>
              <w:lang w:eastAsia="ja-JP"/>
            </w:rPr>
          </w:rPrChange>
        </w:rPr>
      </w:pPr>
      <w:del w:id="151" w:author="Scott Gaudi" w:date="2016-09-17T16:24:00Z">
        <w:r w:rsidRPr="005A4F38" w:rsidDel="004C4E5D">
          <w:rPr>
            <w:rFonts w:ascii="Arial" w:hAnsi="Arial"/>
            <w:noProof/>
            <w:rPrChange w:id="152" w:author="Scott Gaudi" w:date="2016-09-18T12:40:00Z">
              <w:rPr>
                <w:noProof/>
              </w:rPr>
            </w:rPrChange>
          </w:rPr>
          <w:delText>5.2 The Escape Fraction</w:delText>
        </w:r>
        <w:r w:rsidRPr="005A4F38" w:rsidDel="004C4E5D">
          <w:rPr>
            <w:rFonts w:ascii="Arial" w:hAnsi="Arial"/>
            <w:noProof/>
            <w:rPrChange w:id="153" w:author="Scott Gaudi" w:date="2016-09-18T12:40:00Z">
              <w:rPr>
                <w:noProof/>
              </w:rPr>
            </w:rPrChange>
          </w:rPr>
          <w:tab/>
          <w:delText>6</w:delText>
        </w:r>
      </w:del>
    </w:p>
    <w:p w14:paraId="49334760" w14:textId="77777777" w:rsidR="007B1601" w:rsidRPr="005A4F38" w:rsidDel="004C4E5D" w:rsidRDefault="007B1601">
      <w:pPr>
        <w:pStyle w:val="TOC3"/>
        <w:tabs>
          <w:tab w:val="right" w:leader="dot" w:pos="8630"/>
        </w:tabs>
        <w:rPr>
          <w:del w:id="154" w:author="Scott Gaudi" w:date="2016-09-17T16:24:00Z"/>
          <w:rFonts w:ascii="Arial" w:hAnsi="Arial" w:cstheme="minorBidi" w:hint="eastAsia"/>
          <w:noProof/>
          <w:szCs w:val="24"/>
          <w:lang w:eastAsia="ja-JP"/>
          <w:rPrChange w:id="155" w:author="Scott Gaudi" w:date="2016-09-18T12:40:00Z">
            <w:rPr>
              <w:del w:id="156" w:author="Scott Gaudi" w:date="2016-09-17T16:24:00Z"/>
              <w:rFonts w:asciiTheme="minorHAnsi" w:hAnsiTheme="minorHAnsi" w:cstheme="minorBidi" w:hint="eastAsia"/>
              <w:noProof/>
              <w:szCs w:val="24"/>
              <w:lang w:eastAsia="ja-JP"/>
            </w:rPr>
          </w:rPrChange>
        </w:rPr>
      </w:pPr>
      <w:del w:id="157" w:author="Scott Gaudi" w:date="2016-09-17T16:24:00Z">
        <w:r w:rsidRPr="005A4F38" w:rsidDel="004C4E5D">
          <w:rPr>
            <w:rFonts w:ascii="Arial" w:hAnsi="Arial"/>
            <w:noProof/>
            <w:rPrChange w:id="158" w:author="Scott Gaudi" w:date="2016-09-18T12:40:00Z">
              <w:rPr>
                <w:noProof/>
              </w:rPr>
            </w:rPrChange>
          </w:rPr>
          <w:delText>C. Observation requirements:</w:delText>
        </w:r>
        <w:r w:rsidRPr="005A4F38" w:rsidDel="004C4E5D">
          <w:rPr>
            <w:rFonts w:ascii="Arial" w:hAnsi="Arial"/>
            <w:noProof/>
            <w:rPrChange w:id="159" w:author="Scott Gaudi" w:date="2016-09-18T12:40:00Z">
              <w:rPr>
                <w:noProof/>
              </w:rPr>
            </w:rPrChange>
          </w:rPr>
          <w:tab/>
          <w:delText>7</w:delText>
        </w:r>
      </w:del>
    </w:p>
    <w:p w14:paraId="4F460B4F" w14:textId="77777777" w:rsidR="007B1601" w:rsidRPr="005A4F38" w:rsidDel="004C4E5D" w:rsidRDefault="007B1601">
      <w:pPr>
        <w:pStyle w:val="TOC2"/>
        <w:tabs>
          <w:tab w:val="right" w:leader="dot" w:pos="8630"/>
        </w:tabs>
        <w:rPr>
          <w:del w:id="160" w:author="Scott Gaudi" w:date="2016-09-17T16:24:00Z"/>
          <w:rFonts w:ascii="Arial" w:hAnsi="Arial" w:cstheme="minorBidi" w:hint="eastAsia"/>
          <w:noProof/>
          <w:szCs w:val="24"/>
          <w:lang w:eastAsia="ja-JP"/>
          <w:rPrChange w:id="161" w:author="Scott Gaudi" w:date="2016-09-18T12:40:00Z">
            <w:rPr>
              <w:del w:id="162" w:author="Scott Gaudi" w:date="2016-09-17T16:24:00Z"/>
              <w:rFonts w:asciiTheme="minorHAnsi" w:hAnsiTheme="minorHAnsi" w:cstheme="minorBidi" w:hint="eastAsia"/>
              <w:noProof/>
              <w:szCs w:val="24"/>
              <w:lang w:eastAsia="ja-JP"/>
            </w:rPr>
          </w:rPrChange>
        </w:rPr>
      </w:pPr>
      <w:del w:id="163" w:author="Scott Gaudi" w:date="2016-09-17T16:24:00Z">
        <w:r w:rsidRPr="005A4F38" w:rsidDel="004C4E5D">
          <w:rPr>
            <w:rFonts w:ascii="Arial" w:hAnsi="Arial"/>
            <w:noProof/>
            <w:rPrChange w:id="164" w:author="Scott Gaudi" w:date="2016-09-18T12:40:00Z">
              <w:rPr>
                <w:noProof/>
              </w:rPr>
            </w:rPrChange>
          </w:rPr>
          <w:delText>5.3 Tracing the Life Cycle of Baryons</w:delText>
        </w:r>
        <w:r w:rsidRPr="005A4F38" w:rsidDel="004C4E5D">
          <w:rPr>
            <w:rFonts w:ascii="Arial" w:hAnsi="Arial"/>
            <w:noProof/>
            <w:rPrChange w:id="165" w:author="Scott Gaudi" w:date="2016-09-18T12:40:00Z">
              <w:rPr>
                <w:noProof/>
              </w:rPr>
            </w:rPrChange>
          </w:rPr>
          <w:tab/>
          <w:delText>7</w:delText>
        </w:r>
      </w:del>
    </w:p>
    <w:p w14:paraId="4D2CC2F2" w14:textId="77777777" w:rsidR="007B1601" w:rsidRPr="005A4F38" w:rsidDel="004C4E5D" w:rsidRDefault="007B1601">
      <w:pPr>
        <w:pStyle w:val="TOC3"/>
        <w:tabs>
          <w:tab w:val="right" w:leader="dot" w:pos="8630"/>
        </w:tabs>
        <w:rPr>
          <w:del w:id="166" w:author="Scott Gaudi" w:date="2016-09-17T16:24:00Z"/>
          <w:rFonts w:ascii="Arial" w:hAnsi="Arial" w:cstheme="minorBidi" w:hint="eastAsia"/>
          <w:noProof/>
          <w:szCs w:val="24"/>
          <w:lang w:eastAsia="ja-JP"/>
          <w:rPrChange w:id="167" w:author="Scott Gaudi" w:date="2016-09-18T12:40:00Z">
            <w:rPr>
              <w:del w:id="168" w:author="Scott Gaudi" w:date="2016-09-17T16:24:00Z"/>
              <w:rFonts w:asciiTheme="minorHAnsi" w:hAnsiTheme="minorHAnsi" w:cstheme="minorBidi" w:hint="eastAsia"/>
              <w:noProof/>
              <w:szCs w:val="24"/>
              <w:lang w:eastAsia="ja-JP"/>
            </w:rPr>
          </w:rPrChange>
        </w:rPr>
      </w:pPr>
      <w:del w:id="169" w:author="Scott Gaudi" w:date="2016-09-17T16:24:00Z">
        <w:r w:rsidRPr="005A4F38" w:rsidDel="004C4E5D">
          <w:rPr>
            <w:rFonts w:ascii="Arial" w:hAnsi="Arial"/>
            <w:noProof/>
            <w:rPrChange w:id="170" w:author="Scott Gaudi" w:date="2016-09-18T12:40:00Z">
              <w:rPr>
                <w:noProof/>
              </w:rPr>
            </w:rPrChange>
          </w:rPr>
          <w:delText>A. Science question</w:delText>
        </w:r>
        <w:r w:rsidRPr="005A4F38" w:rsidDel="004C4E5D">
          <w:rPr>
            <w:rFonts w:ascii="Arial" w:hAnsi="Arial"/>
            <w:noProof/>
            <w:rPrChange w:id="171" w:author="Scott Gaudi" w:date="2016-09-18T12:40:00Z">
              <w:rPr>
                <w:noProof/>
              </w:rPr>
            </w:rPrChange>
          </w:rPr>
          <w:tab/>
          <w:delText>7</w:delText>
        </w:r>
      </w:del>
    </w:p>
    <w:p w14:paraId="493F914F" w14:textId="77777777" w:rsidR="007B1601" w:rsidRPr="005A4F38" w:rsidDel="004C4E5D" w:rsidRDefault="007B1601">
      <w:pPr>
        <w:pStyle w:val="TOC3"/>
        <w:tabs>
          <w:tab w:val="right" w:leader="dot" w:pos="8630"/>
        </w:tabs>
        <w:rPr>
          <w:del w:id="172" w:author="Scott Gaudi" w:date="2016-09-17T16:24:00Z"/>
          <w:rFonts w:ascii="Arial" w:hAnsi="Arial" w:cstheme="minorBidi" w:hint="eastAsia"/>
          <w:noProof/>
          <w:szCs w:val="24"/>
          <w:lang w:eastAsia="ja-JP"/>
          <w:rPrChange w:id="173" w:author="Scott Gaudi" w:date="2016-09-18T12:40:00Z">
            <w:rPr>
              <w:del w:id="174" w:author="Scott Gaudi" w:date="2016-09-17T16:24:00Z"/>
              <w:rFonts w:asciiTheme="minorHAnsi" w:hAnsiTheme="minorHAnsi" w:cstheme="minorBidi" w:hint="eastAsia"/>
              <w:noProof/>
              <w:szCs w:val="24"/>
              <w:lang w:eastAsia="ja-JP"/>
            </w:rPr>
          </w:rPrChange>
        </w:rPr>
      </w:pPr>
      <w:del w:id="175" w:author="Scott Gaudi" w:date="2016-09-17T16:24:00Z">
        <w:r w:rsidRPr="005A4F38" w:rsidDel="004C4E5D">
          <w:rPr>
            <w:rFonts w:ascii="Arial" w:hAnsi="Arial"/>
            <w:noProof/>
            <w:rPrChange w:id="176" w:author="Scott Gaudi" w:date="2016-09-18T12:40:00Z">
              <w:rPr>
                <w:noProof/>
              </w:rPr>
            </w:rPrChange>
          </w:rPr>
          <w:delText>C. Observation requirements:</w:delText>
        </w:r>
        <w:r w:rsidRPr="005A4F38" w:rsidDel="004C4E5D">
          <w:rPr>
            <w:rFonts w:ascii="Arial" w:hAnsi="Arial"/>
            <w:noProof/>
            <w:rPrChange w:id="177" w:author="Scott Gaudi" w:date="2016-09-18T12:40:00Z">
              <w:rPr>
                <w:noProof/>
              </w:rPr>
            </w:rPrChange>
          </w:rPr>
          <w:tab/>
          <w:delText>10</w:delText>
        </w:r>
      </w:del>
    </w:p>
    <w:p w14:paraId="26B663E9" w14:textId="77777777" w:rsidR="007B1601" w:rsidRPr="005A4F38" w:rsidDel="004C4E5D" w:rsidRDefault="007B1601">
      <w:pPr>
        <w:pStyle w:val="TOC2"/>
        <w:tabs>
          <w:tab w:val="right" w:leader="dot" w:pos="8630"/>
        </w:tabs>
        <w:rPr>
          <w:del w:id="178" w:author="Scott Gaudi" w:date="2016-09-17T16:24:00Z"/>
          <w:rFonts w:ascii="Arial" w:hAnsi="Arial" w:cstheme="minorBidi" w:hint="eastAsia"/>
          <w:noProof/>
          <w:szCs w:val="24"/>
          <w:lang w:eastAsia="ja-JP"/>
          <w:rPrChange w:id="179" w:author="Scott Gaudi" w:date="2016-09-18T12:40:00Z">
            <w:rPr>
              <w:del w:id="180" w:author="Scott Gaudi" w:date="2016-09-17T16:24:00Z"/>
              <w:rFonts w:asciiTheme="minorHAnsi" w:hAnsiTheme="minorHAnsi" w:cstheme="minorBidi" w:hint="eastAsia"/>
              <w:noProof/>
              <w:szCs w:val="24"/>
              <w:lang w:eastAsia="ja-JP"/>
            </w:rPr>
          </w:rPrChange>
        </w:rPr>
      </w:pPr>
      <w:del w:id="181" w:author="Scott Gaudi" w:date="2016-09-17T16:24:00Z">
        <w:r w:rsidRPr="005A4F38" w:rsidDel="004C4E5D">
          <w:rPr>
            <w:rFonts w:ascii="Arial" w:hAnsi="Arial"/>
            <w:noProof/>
            <w:rPrChange w:id="182" w:author="Scott Gaudi" w:date="2016-09-18T12:40:00Z">
              <w:rPr>
                <w:noProof/>
              </w:rPr>
            </w:rPrChange>
          </w:rPr>
          <w:delText>5.4 Understanding the Impact of Massive Stars</w:delText>
        </w:r>
        <w:r w:rsidRPr="005A4F38" w:rsidDel="004C4E5D">
          <w:rPr>
            <w:rFonts w:ascii="Arial" w:hAnsi="Arial"/>
            <w:noProof/>
            <w:rPrChange w:id="183" w:author="Scott Gaudi" w:date="2016-09-18T12:40:00Z">
              <w:rPr>
                <w:noProof/>
              </w:rPr>
            </w:rPrChange>
          </w:rPr>
          <w:tab/>
          <w:delText>11</w:delText>
        </w:r>
      </w:del>
    </w:p>
    <w:p w14:paraId="3E239DD0" w14:textId="77777777" w:rsidR="007B1601" w:rsidRPr="005A4F38" w:rsidDel="004C4E5D" w:rsidRDefault="007B1601">
      <w:pPr>
        <w:pStyle w:val="TOC3"/>
        <w:tabs>
          <w:tab w:val="right" w:leader="dot" w:pos="8630"/>
        </w:tabs>
        <w:rPr>
          <w:del w:id="184" w:author="Scott Gaudi" w:date="2016-09-17T16:24:00Z"/>
          <w:rFonts w:ascii="Arial" w:hAnsi="Arial" w:cstheme="minorBidi" w:hint="eastAsia"/>
          <w:noProof/>
          <w:szCs w:val="24"/>
          <w:lang w:eastAsia="ja-JP"/>
          <w:rPrChange w:id="185" w:author="Scott Gaudi" w:date="2016-09-18T12:40:00Z">
            <w:rPr>
              <w:del w:id="186" w:author="Scott Gaudi" w:date="2016-09-17T16:24:00Z"/>
              <w:rFonts w:asciiTheme="minorHAnsi" w:hAnsiTheme="minorHAnsi" w:cstheme="minorBidi" w:hint="eastAsia"/>
              <w:noProof/>
              <w:szCs w:val="24"/>
              <w:lang w:eastAsia="ja-JP"/>
            </w:rPr>
          </w:rPrChange>
        </w:rPr>
      </w:pPr>
      <w:del w:id="187" w:author="Scott Gaudi" w:date="2016-09-17T16:24:00Z">
        <w:r w:rsidRPr="005A4F38" w:rsidDel="004C4E5D">
          <w:rPr>
            <w:rFonts w:ascii="Arial" w:hAnsi="Arial"/>
            <w:noProof/>
            <w:rPrChange w:id="188" w:author="Scott Gaudi" w:date="2016-09-18T12:40:00Z">
              <w:rPr>
                <w:noProof/>
              </w:rPr>
            </w:rPrChange>
          </w:rPr>
          <w:delText>A. Science question</w:delText>
        </w:r>
        <w:r w:rsidRPr="005A4F38" w:rsidDel="004C4E5D">
          <w:rPr>
            <w:rFonts w:ascii="Arial" w:hAnsi="Arial"/>
            <w:noProof/>
            <w:rPrChange w:id="189" w:author="Scott Gaudi" w:date="2016-09-18T12:40:00Z">
              <w:rPr>
                <w:noProof/>
              </w:rPr>
            </w:rPrChange>
          </w:rPr>
          <w:tab/>
          <w:delText>11</w:delText>
        </w:r>
      </w:del>
    </w:p>
    <w:p w14:paraId="776A08EE" w14:textId="77777777" w:rsidR="007B1601" w:rsidRPr="005A4F38" w:rsidDel="004C4E5D" w:rsidRDefault="007B1601">
      <w:pPr>
        <w:pStyle w:val="TOC3"/>
        <w:tabs>
          <w:tab w:val="right" w:leader="dot" w:pos="8630"/>
        </w:tabs>
        <w:rPr>
          <w:del w:id="190" w:author="Scott Gaudi" w:date="2016-09-17T16:24:00Z"/>
          <w:rFonts w:ascii="Arial" w:hAnsi="Arial" w:cstheme="minorBidi" w:hint="eastAsia"/>
          <w:noProof/>
          <w:szCs w:val="24"/>
          <w:lang w:eastAsia="ja-JP"/>
          <w:rPrChange w:id="191" w:author="Scott Gaudi" w:date="2016-09-18T12:40:00Z">
            <w:rPr>
              <w:del w:id="192" w:author="Scott Gaudi" w:date="2016-09-17T16:24:00Z"/>
              <w:rFonts w:asciiTheme="minorHAnsi" w:hAnsiTheme="minorHAnsi" w:cstheme="minorBidi" w:hint="eastAsia"/>
              <w:noProof/>
              <w:szCs w:val="24"/>
              <w:lang w:eastAsia="ja-JP"/>
            </w:rPr>
          </w:rPrChange>
        </w:rPr>
      </w:pPr>
      <w:del w:id="193" w:author="Scott Gaudi" w:date="2016-09-17T16:24:00Z">
        <w:r w:rsidRPr="005A4F38" w:rsidDel="004C4E5D">
          <w:rPr>
            <w:rFonts w:ascii="Arial" w:hAnsi="Arial"/>
            <w:noProof/>
            <w:rPrChange w:id="194" w:author="Scott Gaudi" w:date="2016-09-18T12:40:00Z">
              <w:rPr>
                <w:noProof/>
              </w:rPr>
            </w:rPrChange>
          </w:rPr>
          <w:delText>B. Measurement/observation</w:delText>
        </w:r>
        <w:r w:rsidRPr="005A4F38" w:rsidDel="004C4E5D">
          <w:rPr>
            <w:rFonts w:ascii="Arial" w:hAnsi="Arial"/>
            <w:noProof/>
            <w:rPrChange w:id="195" w:author="Scott Gaudi" w:date="2016-09-18T12:40:00Z">
              <w:rPr>
                <w:noProof/>
              </w:rPr>
            </w:rPrChange>
          </w:rPr>
          <w:tab/>
          <w:delText>11</w:delText>
        </w:r>
      </w:del>
    </w:p>
    <w:p w14:paraId="39E58088" w14:textId="77777777" w:rsidR="007B1601" w:rsidRPr="005A4F38" w:rsidDel="004C4E5D" w:rsidRDefault="007B1601">
      <w:pPr>
        <w:pStyle w:val="TOC3"/>
        <w:tabs>
          <w:tab w:val="right" w:leader="dot" w:pos="8630"/>
        </w:tabs>
        <w:rPr>
          <w:del w:id="196" w:author="Scott Gaudi" w:date="2016-09-17T16:24:00Z"/>
          <w:rFonts w:ascii="Arial" w:hAnsi="Arial" w:cstheme="minorBidi" w:hint="eastAsia"/>
          <w:noProof/>
          <w:szCs w:val="24"/>
          <w:lang w:eastAsia="ja-JP"/>
          <w:rPrChange w:id="197" w:author="Scott Gaudi" w:date="2016-09-18T12:40:00Z">
            <w:rPr>
              <w:del w:id="198" w:author="Scott Gaudi" w:date="2016-09-17T16:24:00Z"/>
              <w:rFonts w:asciiTheme="minorHAnsi" w:hAnsiTheme="minorHAnsi" w:cstheme="minorBidi" w:hint="eastAsia"/>
              <w:noProof/>
              <w:szCs w:val="24"/>
              <w:lang w:eastAsia="ja-JP"/>
            </w:rPr>
          </w:rPrChange>
        </w:rPr>
      </w:pPr>
      <w:del w:id="199" w:author="Scott Gaudi" w:date="2016-09-17T16:24:00Z">
        <w:r w:rsidRPr="005A4F38" w:rsidDel="004C4E5D">
          <w:rPr>
            <w:rFonts w:ascii="Arial" w:hAnsi="Arial"/>
            <w:noProof/>
            <w:rPrChange w:id="200" w:author="Scott Gaudi" w:date="2016-09-18T12:40:00Z">
              <w:rPr>
                <w:noProof/>
              </w:rPr>
            </w:rPrChange>
          </w:rPr>
          <w:delText>C. Observation requirements</w:delText>
        </w:r>
        <w:r w:rsidRPr="005A4F38" w:rsidDel="004C4E5D">
          <w:rPr>
            <w:rFonts w:ascii="Arial" w:hAnsi="Arial"/>
            <w:noProof/>
            <w:rPrChange w:id="201" w:author="Scott Gaudi" w:date="2016-09-18T12:40:00Z">
              <w:rPr>
                <w:noProof/>
              </w:rPr>
            </w:rPrChange>
          </w:rPr>
          <w:tab/>
          <w:delText>13</w:delText>
        </w:r>
      </w:del>
    </w:p>
    <w:p w14:paraId="3480B4CD" w14:textId="77777777" w:rsidR="007B1601" w:rsidRPr="005A4F38" w:rsidDel="004C4E5D" w:rsidRDefault="007B1601">
      <w:pPr>
        <w:pStyle w:val="TOC2"/>
        <w:tabs>
          <w:tab w:val="right" w:leader="dot" w:pos="8630"/>
        </w:tabs>
        <w:rPr>
          <w:del w:id="202" w:author="Scott Gaudi" w:date="2016-09-17T16:24:00Z"/>
          <w:rFonts w:ascii="Arial" w:hAnsi="Arial" w:cstheme="minorBidi" w:hint="eastAsia"/>
          <w:noProof/>
          <w:szCs w:val="24"/>
          <w:lang w:eastAsia="ja-JP"/>
          <w:rPrChange w:id="203" w:author="Scott Gaudi" w:date="2016-09-18T12:40:00Z">
            <w:rPr>
              <w:del w:id="204" w:author="Scott Gaudi" w:date="2016-09-17T16:24:00Z"/>
              <w:rFonts w:asciiTheme="minorHAnsi" w:hAnsiTheme="minorHAnsi" w:cstheme="minorBidi" w:hint="eastAsia"/>
              <w:noProof/>
              <w:szCs w:val="24"/>
              <w:lang w:eastAsia="ja-JP"/>
            </w:rPr>
          </w:rPrChange>
        </w:rPr>
      </w:pPr>
      <w:del w:id="205" w:author="Scott Gaudi" w:date="2016-09-17T16:24:00Z">
        <w:r w:rsidRPr="005A4F38" w:rsidDel="004C4E5D">
          <w:rPr>
            <w:rFonts w:ascii="Arial" w:hAnsi="Arial"/>
            <w:noProof/>
            <w:rPrChange w:id="206" w:author="Scott Gaudi" w:date="2016-09-18T12:40:00Z">
              <w:rPr>
                <w:noProof/>
              </w:rPr>
            </w:rPrChange>
          </w:rPr>
          <w:delText>5.5 Measuring the star formation histories of nearby galaxies with stellar archaeology</w:delText>
        </w:r>
        <w:r w:rsidRPr="005A4F38" w:rsidDel="004C4E5D">
          <w:rPr>
            <w:rFonts w:ascii="Arial" w:hAnsi="Arial"/>
            <w:noProof/>
            <w:rPrChange w:id="207" w:author="Scott Gaudi" w:date="2016-09-18T12:40:00Z">
              <w:rPr>
                <w:noProof/>
              </w:rPr>
            </w:rPrChange>
          </w:rPr>
          <w:tab/>
          <w:delText>13</w:delText>
        </w:r>
      </w:del>
    </w:p>
    <w:p w14:paraId="48A4FCAE" w14:textId="77777777" w:rsidR="007B1601" w:rsidRPr="005A4F38" w:rsidDel="004C4E5D" w:rsidRDefault="007B1601">
      <w:pPr>
        <w:pStyle w:val="TOC3"/>
        <w:tabs>
          <w:tab w:val="right" w:leader="dot" w:pos="8630"/>
        </w:tabs>
        <w:rPr>
          <w:del w:id="208" w:author="Scott Gaudi" w:date="2016-09-17T16:24:00Z"/>
          <w:rFonts w:ascii="Arial" w:hAnsi="Arial" w:cstheme="minorBidi" w:hint="eastAsia"/>
          <w:noProof/>
          <w:szCs w:val="24"/>
          <w:lang w:eastAsia="ja-JP"/>
          <w:rPrChange w:id="209" w:author="Scott Gaudi" w:date="2016-09-18T12:40:00Z">
            <w:rPr>
              <w:del w:id="210" w:author="Scott Gaudi" w:date="2016-09-17T16:24:00Z"/>
              <w:rFonts w:asciiTheme="minorHAnsi" w:hAnsiTheme="minorHAnsi" w:cstheme="minorBidi" w:hint="eastAsia"/>
              <w:noProof/>
              <w:szCs w:val="24"/>
              <w:lang w:eastAsia="ja-JP"/>
            </w:rPr>
          </w:rPrChange>
        </w:rPr>
      </w:pPr>
      <w:del w:id="211" w:author="Scott Gaudi" w:date="2016-09-17T16:24:00Z">
        <w:r w:rsidRPr="005A4F38" w:rsidDel="004C4E5D">
          <w:rPr>
            <w:rFonts w:ascii="Arial" w:hAnsi="Arial"/>
            <w:noProof/>
            <w:rPrChange w:id="212" w:author="Scott Gaudi" w:date="2016-09-18T12:40:00Z">
              <w:rPr>
                <w:noProof/>
              </w:rPr>
            </w:rPrChange>
          </w:rPr>
          <w:delText>A. Science question</w:delText>
        </w:r>
        <w:r w:rsidRPr="005A4F38" w:rsidDel="004C4E5D">
          <w:rPr>
            <w:rFonts w:ascii="Arial" w:hAnsi="Arial"/>
            <w:noProof/>
            <w:rPrChange w:id="213" w:author="Scott Gaudi" w:date="2016-09-18T12:40:00Z">
              <w:rPr>
                <w:noProof/>
              </w:rPr>
            </w:rPrChange>
          </w:rPr>
          <w:tab/>
          <w:delText>13</w:delText>
        </w:r>
      </w:del>
    </w:p>
    <w:p w14:paraId="7C7E81BD" w14:textId="77777777" w:rsidR="007B1601" w:rsidRPr="005A4F38" w:rsidDel="004C4E5D" w:rsidRDefault="007B1601">
      <w:pPr>
        <w:pStyle w:val="TOC3"/>
        <w:tabs>
          <w:tab w:val="right" w:leader="dot" w:pos="8630"/>
        </w:tabs>
        <w:rPr>
          <w:del w:id="214" w:author="Scott Gaudi" w:date="2016-09-17T16:24:00Z"/>
          <w:rFonts w:ascii="Arial" w:hAnsi="Arial" w:cstheme="minorBidi" w:hint="eastAsia"/>
          <w:noProof/>
          <w:szCs w:val="24"/>
          <w:lang w:eastAsia="ja-JP"/>
          <w:rPrChange w:id="215" w:author="Scott Gaudi" w:date="2016-09-18T12:40:00Z">
            <w:rPr>
              <w:del w:id="216" w:author="Scott Gaudi" w:date="2016-09-17T16:24:00Z"/>
              <w:rFonts w:asciiTheme="minorHAnsi" w:hAnsiTheme="minorHAnsi" w:cstheme="minorBidi" w:hint="eastAsia"/>
              <w:noProof/>
              <w:szCs w:val="24"/>
              <w:lang w:eastAsia="ja-JP"/>
            </w:rPr>
          </w:rPrChange>
        </w:rPr>
      </w:pPr>
      <w:del w:id="217" w:author="Scott Gaudi" w:date="2016-09-17T16:24:00Z">
        <w:r w:rsidRPr="005A4F38" w:rsidDel="004C4E5D">
          <w:rPr>
            <w:rFonts w:ascii="Arial" w:hAnsi="Arial"/>
            <w:noProof/>
            <w:rPrChange w:id="218" w:author="Scott Gaudi" w:date="2016-09-18T12:40:00Z">
              <w:rPr>
                <w:noProof/>
              </w:rPr>
            </w:rPrChange>
          </w:rPr>
          <w:delText>B. Observation</w:delText>
        </w:r>
        <w:r w:rsidRPr="005A4F38" w:rsidDel="004C4E5D">
          <w:rPr>
            <w:rFonts w:ascii="Arial" w:hAnsi="Arial"/>
            <w:noProof/>
            <w:rPrChange w:id="219" w:author="Scott Gaudi" w:date="2016-09-18T12:40:00Z">
              <w:rPr>
                <w:noProof/>
              </w:rPr>
            </w:rPrChange>
          </w:rPr>
          <w:tab/>
          <w:delText>14</w:delText>
        </w:r>
      </w:del>
    </w:p>
    <w:p w14:paraId="1C442A65" w14:textId="77777777" w:rsidR="007B1601" w:rsidRPr="005A4F38" w:rsidDel="004C4E5D" w:rsidRDefault="007B1601">
      <w:pPr>
        <w:pStyle w:val="TOC3"/>
        <w:tabs>
          <w:tab w:val="right" w:leader="dot" w:pos="8630"/>
        </w:tabs>
        <w:rPr>
          <w:del w:id="220" w:author="Scott Gaudi" w:date="2016-09-17T16:24:00Z"/>
          <w:rFonts w:ascii="Arial" w:hAnsi="Arial" w:cstheme="minorBidi" w:hint="eastAsia"/>
          <w:noProof/>
          <w:szCs w:val="24"/>
          <w:lang w:eastAsia="ja-JP"/>
          <w:rPrChange w:id="221" w:author="Scott Gaudi" w:date="2016-09-18T12:40:00Z">
            <w:rPr>
              <w:del w:id="222" w:author="Scott Gaudi" w:date="2016-09-17T16:24:00Z"/>
              <w:rFonts w:asciiTheme="minorHAnsi" w:hAnsiTheme="minorHAnsi" w:cstheme="minorBidi" w:hint="eastAsia"/>
              <w:noProof/>
              <w:szCs w:val="24"/>
              <w:lang w:eastAsia="ja-JP"/>
            </w:rPr>
          </w:rPrChange>
        </w:rPr>
      </w:pPr>
      <w:del w:id="223" w:author="Scott Gaudi" w:date="2016-09-17T16:24:00Z">
        <w:r w:rsidRPr="005A4F38" w:rsidDel="004C4E5D">
          <w:rPr>
            <w:rFonts w:ascii="Arial" w:hAnsi="Arial"/>
            <w:noProof/>
            <w:rPrChange w:id="224" w:author="Scott Gaudi" w:date="2016-09-18T12:40:00Z">
              <w:rPr>
                <w:noProof/>
              </w:rPr>
            </w:rPrChange>
          </w:rPr>
          <w:delText>C. Observation requirements</w:delText>
        </w:r>
        <w:r w:rsidRPr="005A4F38" w:rsidDel="004C4E5D">
          <w:rPr>
            <w:rFonts w:ascii="Arial" w:hAnsi="Arial"/>
            <w:noProof/>
            <w:rPrChange w:id="225" w:author="Scott Gaudi" w:date="2016-09-18T12:40:00Z">
              <w:rPr>
                <w:noProof/>
              </w:rPr>
            </w:rPrChange>
          </w:rPr>
          <w:tab/>
          <w:delText>15</w:delText>
        </w:r>
      </w:del>
    </w:p>
    <w:p w14:paraId="7E1B2C8B" w14:textId="77777777" w:rsidR="007B1601" w:rsidRPr="005A4F38" w:rsidDel="004C4E5D" w:rsidRDefault="007B1601">
      <w:pPr>
        <w:pStyle w:val="TOC2"/>
        <w:tabs>
          <w:tab w:val="right" w:leader="dot" w:pos="8630"/>
        </w:tabs>
        <w:rPr>
          <w:del w:id="226" w:author="Scott Gaudi" w:date="2016-09-17T16:24:00Z"/>
          <w:rFonts w:ascii="Arial" w:hAnsi="Arial" w:cstheme="minorBidi" w:hint="eastAsia"/>
          <w:noProof/>
          <w:szCs w:val="24"/>
          <w:lang w:eastAsia="ja-JP"/>
          <w:rPrChange w:id="227" w:author="Scott Gaudi" w:date="2016-09-18T12:40:00Z">
            <w:rPr>
              <w:del w:id="228" w:author="Scott Gaudi" w:date="2016-09-17T16:24:00Z"/>
              <w:rFonts w:asciiTheme="minorHAnsi" w:hAnsiTheme="minorHAnsi" w:cstheme="minorBidi" w:hint="eastAsia"/>
              <w:noProof/>
              <w:szCs w:val="24"/>
              <w:lang w:eastAsia="ja-JP"/>
            </w:rPr>
          </w:rPrChange>
        </w:rPr>
      </w:pPr>
      <w:del w:id="229" w:author="Scott Gaudi" w:date="2016-09-17T16:24:00Z">
        <w:r w:rsidRPr="005A4F38" w:rsidDel="004C4E5D">
          <w:rPr>
            <w:rFonts w:ascii="Arial" w:hAnsi="Arial"/>
            <w:noProof/>
            <w:rPrChange w:id="230" w:author="Scott Gaudi" w:date="2016-09-18T12:40:00Z">
              <w:rPr>
                <w:noProof/>
              </w:rPr>
            </w:rPrChange>
          </w:rPr>
          <w:delText>5.6 Probing the nature of dark matter with dwarf galaxies</w:delText>
        </w:r>
        <w:r w:rsidRPr="005A4F38" w:rsidDel="004C4E5D">
          <w:rPr>
            <w:rFonts w:ascii="Arial" w:hAnsi="Arial"/>
            <w:noProof/>
            <w:rPrChange w:id="231" w:author="Scott Gaudi" w:date="2016-09-18T12:40:00Z">
              <w:rPr>
                <w:noProof/>
              </w:rPr>
            </w:rPrChange>
          </w:rPr>
          <w:tab/>
          <w:delText>15</w:delText>
        </w:r>
      </w:del>
    </w:p>
    <w:p w14:paraId="7388D81D" w14:textId="77777777" w:rsidR="007B1601" w:rsidRPr="005A4F38" w:rsidDel="004C4E5D" w:rsidRDefault="007B1601">
      <w:pPr>
        <w:pStyle w:val="TOC3"/>
        <w:tabs>
          <w:tab w:val="right" w:leader="dot" w:pos="8630"/>
        </w:tabs>
        <w:rPr>
          <w:del w:id="232" w:author="Scott Gaudi" w:date="2016-09-17T16:24:00Z"/>
          <w:rFonts w:ascii="Arial" w:hAnsi="Arial" w:cstheme="minorBidi" w:hint="eastAsia"/>
          <w:noProof/>
          <w:szCs w:val="24"/>
          <w:lang w:eastAsia="ja-JP"/>
          <w:rPrChange w:id="233" w:author="Scott Gaudi" w:date="2016-09-18T12:40:00Z">
            <w:rPr>
              <w:del w:id="234" w:author="Scott Gaudi" w:date="2016-09-17T16:24:00Z"/>
              <w:rFonts w:asciiTheme="minorHAnsi" w:hAnsiTheme="minorHAnsi" w:cstheme="minorBidi" w:hint="eastAsia"/>
              <w:noProof/>
              <w:szCs w:val="24"/>
              <w:lang w:eastAsia="ja-JP"/>
            </w:rPr>
          </w:rPrChange>
        </w:rPr>
      </w:pPr>
      <w:del w:id="235" w:author="Scott Gaudi" w:date="2016-09-17T16:24:00Z">
        <w:r w:rsidRPr="005A4F38" w:rsidDel="004C4E5D">
          <w:rPr>
            <w:rFonts w:ascii="Arial" w:hAnsi="Arial"/>
            <w:noProof/>
            <w:rPrChange w:id="236" w:author="Scott Gaudi" w:date="2016-09-18T12:40:00Z">
              <w:rPr>
                <w:noProof/>
              </w:rPr>
            </w:rPrChange>
          </w:rPr>
          <w:delText>A.  Science question</w:delText>
        </w:r>
        <w:r w:rsidRPr="005A4F38" w:rsidDel="004C4E5D">
          <w:rPr>
            <w:rFonts w:ascii="Arial" w:hAnsi="Arial"/>
            <w:noProof/>
            <w:rPrChange w:id="237" w:author="Scott Gaudi" w:date="2016-09-18T12:40:00Z">
              <w:rPr>
                <w:noProof/>
              </w:rPr>
            </w:rPrChange>
          </w:rPr>
          <w:tab/>
          <w:delText>15</w:delText>
        </w:r>
      </w:del>
    </w:p>
    <w:p w14:paraId="63D7C80B" w14:textId="77777777" w:rsidR="007B1601" w:rsidRPr="005A4F38" w:rsidDel="004C4E5D" w:rsidRDefault="007B1601">
      <w:pPr>
        <w:pStyle w:val="TOC3"/>
        <w:tabs>
          <w:tab w:val="right" w:leader="dot" w:pos="8630"/>
        </w:tabs>
        <w:rPr>
          <w:del w:id="238" w:author="Scott Gaudi" w:date="2016-09-17T16:24:00Z"/>
          <w:rFonts w:ascii="Arial" w:hAnsi="Arial" w:cstheme="minorBidi" w:hint="eastAsia"/>
          <w:noProof/>
          <w:szCs w:val="24"/>
          <w:lang w:eastAsia="ja-JP"/>
          <w:rPrChange w:id="239" w:author="Scott Gaudi" w:date="2016-09-18T12:40:00Z">
            <w:rPr>
              <w:del w:id="240" w:author="Scott Gaudi" w:date="2016-09-17T16:24:00Z"/>
              <w:rFonts w:asciiTheme="minorHAnsi" w:hAnsiTheme="minorHAnsi" w:cstheme="minorBidi" w:hint="eastAsia"/>
              <w:noProof/>
              <w:szCs w:val="24"/>
              <w:lang w:eastAsia="ja-JP"/>
            </w:rPr>
          </w:rPrChange>
        </w:rPr>
      </w:pPr>
      <w:del w:id="241" w:author="Scott Gaudi" w:date="2016-09-17T16:24:00Z">
        <w:r w:rsidRPr="005A4F38" w:rsidDel="004C4E5D">
          <w:rPr>
            <w:rFonts w:ascii="Arial" w:hAnsi="Arial"/>
            <w:noProof/>
            <w:rPrChange w:id="242" w:author="Scott Gaudi" w:date="2016-09-18T12:40:00Z">
              <w:rPr>
                <w:noProof/>
              </w:rPr>
            </w:rPrChange>
          </w:rPr>
          <w:delText>B. Observation</w:delText>
        </w:r>
        <w:r w:rsidRPr="005A4F38" w:rsidDel="004C4E5D">
          <w:rPr>
            <w:rFonts w:ascii="Arial" w:hAnsi="Arial"/>
            <w:noProof/>
            <w:rPrChange w:id="243" w:author="Scott Gaudi" w:date="2016-09-18T12:40:00Z">
              <w:rPr>
                <w:noProof/>
              </w:rPr>
            </w:rPrChange>
          </w:rPr>
          <w:tab/>
          <w:delText>16</w:delText>
        </w:r>
      </w:del>
    </w:p>
    <w:p w14:paraId="68224368" w14:textId="77777777" w:rsidR="007B1601" w:rsidRPr="005A4F38" w:rsidDel="004C4E5D" w:rsidRDefault="007B1601">
      <w:pPr>
        <w:pStyle w:val="TOC3"/>
        <w:tabs>
          <w:tab w:val="right" w:leader="dot" w:pos="8630"/>
        </w:tabs>
        <w:rPr>
          <w:del w:id="244" w:author="Scott Gaudi" w:date="2016-09-17T16:24:00Z"/>
          <w:rFonts w:ascii="Arial" w:hAnsi="Arial" w:cstheme="minorBidi" w:hint="eastAsia"/>
          <w:noProof/>
          <w:szCs w:val="24"/>
          <w:lang w:eastAsia="ja-JP"/>
          <w:rPrChange w:id="245" w:author="Scott Gaudi" w:date="2016-09-18T12:40:00Z">
            <w:rPr>
              <w:del w:id="246" w:author="Scott Gaudi" w:date="2016-09-17T16:24:00Z"/>
              <w:rFonts w:asciiTheme="minorHAnsi" w:hAnsiTheme="minorHAnsi" w:cstheme="minorBidi" w:hint="eastAsia"/>
              <w:noProof/>
              <w:szCs w:val="24"/>
              <w:lang w:eastAsia="ja-JP"/>
            </w:rPr>
          </w:rPrChange>
        </w:rPr>
      </w:pPr>
      <w:del w:id="247" w:author="Scott Gaudi" w:date="2016-09-17T16:24:00Z">
        <w:r w:rsidRPr="005A4F38" w:rsidDel="004C4E5D">
          <w:rPr>
            <w:rFonts w:ascii="Arial" w:hAnsi="Arial"/>
            <w:noProof/>
            <w:rPrChange w:id="248" w:author="Scott Gaudi" w:date="2016-09-18T12:40:00Z">
              <w:rPr>
                <w:noProof/>
              </w:rPr>
            </w:rPrChange>
          </w:rPr>
          <w:delText>C. Observation requirements</w:delText>
        </w:r>
        <w:r w:rsidRPr="005A4F38" w:rsidDel="004C4E5D">
          <w:rPr>
            <w:rFonts w:ascii="Arial" w:hAnsi="Arial"/>
            <w:noProof/>
            <w:rPrChange w:id="249" w:author="Scott Gaudi" w:date="2016-09-18T12:40:00Z">
              <w:rPr>
                <w:noProof/>
              </w:rPr>
            </w:rPrChange>
          </w:rPr>
          <w:tab/>
          <w:delText>17</w:delText>
        </w:r>
      </w:del>
    </w:p>
    <w:p w14:paraId="0580DED3" w14:textId="77777777" w:rsidR="007B1601" w:rsidRPr="005A4F38" w:rsidDel="004C4E5D" w:rsidRDefault="007B1601">
      <w:pPr>
        <w:pStyle w:val="TOC1"/>
        <w:rPr>
          <w:del w:id="250" w:author="Scott Gaudi" w:date="2016-09-17T16:24:00Z"/>
          <w:rFonts w:ascii="Arial" w:hAnsi="Arial" w:cstheme="minorBidi" w:hint="eastAsia"/>
          <w:noProof/>
          <w:szCs w:val="24"/>
          <w:lang w:eastAsia="ja-JP"/>
          <w:rPrChange w:id="251" w:author="Scott Gaudi" w:date="2016-09-18T12:40:00Z">
            <w:rPr>
              <w:del w:id="252" w:author="Scott Gaudi" w:date="2016-09-17T16:24:00Z"/>
              <w:rFonts w:asciiTheme="minorHAnsi" w:hAnsiTheme="minorHAnsi" w:cstheme="minorBidi" w:hint="eastAsia"/>
              <w:noProof/>
              <w:szCs w:val="24"/>
              <w:lang w:eastAsia="ja-JP"/>
            </w:rPr>
          </w:rPrChange>
        </w:rPr>
      </w:pPr>
      <w:del w:id="253" w:author="Scott Gaudi" w:date="2016-09-17T16:24:00Z">
        <w:r w:rsidRPr="005A4F38" w:rsidDel="004C4E5D">
          <w:rPr>
            <w:rFonts w:ascii="Arial" w:hAnsi="Arial"/>
            <w:noProof/>
            <w:rPrChange w:id="254" w:author="Scott Gaudi" w:date="2016-09-18T12:40:00Z">
              <w:rPr>
                <w:noProof/>
              </w:rPr>
            </w:rPrChange>
          </w:rPr>
          <w:delText>6. Potential Architectures and Point Designs</w:delText>
        </w:r>
        <w:r w:rsidRPr="005A4F38" w:rsidDel="004C4E5D">
          <w:rPr>
            <w:rFonts w:ascii="Arial" w:hAnsi="Arial"/>
            <w:noProof/>
            <w:rPrChange w:id="255" w:author="Scott Gaudi" w:date="2016-09-18T12:40:00Z">
              <w:rPr>
                <w:noProof/>
              </w:rPr>
            </w:rPrChange>
          </w:rPr>
          <w:tab/>
          <w:delText>17</w:delText>
        </w:r>
      </w:del>
    </w:p>
    <w:p w14:paraId="3BF109A9" w14:textId="77777777" w:rsidR="007B1601" w:rsidRPr="005A4F38" w:rsidDel="004C4E5D" w:rsidRDefault="007B1601">
      <w:pPr>
        <w:pStyle w:val="TOC2"/>
        <w:tabs>
          <w:tab w:val="right" w:leader="dot" w:pos="8630"/>
        </w:tabs>
        <w:rPr>
          <w:del w:id="256" w:author="Scott Gaudi" w:date="2016-09-17T16:24:00Z"/>
          <w:rFonts w:ascii="Arial" w:hAnsi="Arial" w:cstheme="minorBidi" w:hint="eastAsia"/>
          <w:noProof/>
          <w:szCs w:val="24"/>
          <w:lang w:eastAsia="ja-JP"/>
          <w:rPrChange w:id="257" w:author="Scott Gaudi" w:date="2016-09-18T12:40:00Z">
            <w:rPr>
              <w:del w:id="258" w:author="Scott Gaudi" w:date="2016-09-17T16:24:00Z"/>
              <w:rFonts w:asciiTheme="minorHAnsi" w:hAnsiTheme="minorHAnsi" w:cstheme="minorBidi" w:hint="eastAsia"/>
              <w:noProof/>
              <w:szCs w:val="24"/>
              <w:lang w:eastAsia="ja-JP"/>
            </w:rPr>
          </w:rPrChange>
        </w:rPr>
      </w:pPr>
      <w:del w:id="259" w:author="Scott Gaudi" w:date="2016-09-17T16:24:00Z">
        <w:r w:rsidRPr="005A4F38" w:rsidDel="004C4E5D">
          <w:rPr>
            <w:rFonts w:ascii="Arial" w:hAnsi="Arial"/>
            <w:noProof/>
            <w:rPrChange w:id="260" w:author="Scott Gaudi" w:date="2016-09-18T12:40:00Z">
              <w:rPr>
                <w:noProof/>
              </w:rPr>
            </w:rPrChange>
          </w:rPr>
          <w:delText>6.1 Architecture 1</w:delText>
        </w:r>
        <w:r w:rsidRPr="005A4F38" w:rsidDel="004C4E5D">
          <w:rPr>
            <w:rFonts w:ascii="Arial" w:hAnsi="Arial"/>
            <w:noProof/>
            <w:rPrChange w:id="261" w:author="Scott Gaudi" w:date="2016-09-18T12:40:00Z">
              <w:rPr>
                <w:noProof/>
              </w:rPr>
            </w:rPrChange>
          </w:rPr>
          <w:tab/>
          <w:delText>17</w:delText>
        </w:r>
      </w:del>
    </w:p>
    <w:p w14:paraId="290C7D66" w14:textId="77777777" w:rsidR="007B1601" w:rsidRPr="005A4F38" w:rsidDel="004C4E5D" w:rsidRDefault="007B1601">
      <w:pPr>
        <w:pStyle w:val="TOC2"/>
        <w:tabs>
          <w:tab w:val="right" w:leader="dot" w:pos="8630"/>
        </w:tabs>
        <w:rPr>
          <w:del w:id="262" w:author="Scott Gaudi" w:date="2016-09-17T16:24:00Z"/>
          <w:rFonts w:ascii="Arial" w:hAnsi="Arial" w:cstheme="minorBidi" w:hint="eastAsia"/>
          <w:noProof/>
          <w:szCs w:val="24"/>
          <w:lang w:eastAsia="ja-JP"/>
          <w:rPrChange w:id="263" w:author="Scott Gaudi" w:date="2016-09-18T12:40:00Z">
            <w:rPr>
              <w:del w:id="264" w:author="Scott Gaudi" w:date="2016-09-17T16:24:00Z"/>
              <w:rFonts w:asciiTheme="minorHAnsi" w:hAnsiTheme="minorHAnsi" w:cstheme="minorBidi" w:hint="eastAsia"/>
              <w:noProof/>
              <w:szCs w:val="24"/>
              <w:lang w:eastAsia="ja-JP"/>
            </w:rPr>
          </w:rPrChange>
        </w:rPr>
      </w:pPr>
      <w:del w:id="265" w:author="Scott Gaudi" w:date="2016-09-17T16:24:00Z">
        <w:r w:rsidRPr="005A4F38" w:rsidDel="004C4E5D">
          <w:rPr>
            <w:rFonts w:ascii="Arial" w:hAnsi="Arial"/>
            <w:noProof/>
            <w:rPrChange w:id="266" w:author="Scott Gaudi" w:date="2016-09-18T12:40:00Z">
              <w:rPr>
                <w:noProof/>
              </w:rPr>
            </w:rPrChange>
          </w:rPr>
          <w:delText>6.2 Architecture 2</w:delText>
        </w:r>
        <w:r w:rsidRPr="005A4F38" w:rsidDel="004C4E5D">
          <w:rPr>
            <w:rFonts w:ascii="Arial" w:hAnsi="Arial"/>
            <w:noProof/>
            <w:rPrChange w:id="267" w:author="Scott Gaudi" w:date="2016-09-18T12:40:00Z">
              <w:rPr>
                <w:noProof/>
              </w:rPr>
            </w:rPrChange>
          </w:rPr>
          <w:tab/>
          <w:delText>17</w:delText>
        </w:r>
      </w:del>
    </w:p>
    <w:p w14:paraId="5F338633" w14:textId="77777777" w:rsidR="007B1601" w:rsidRPr="005A4F38" w:rsidDel="004C4E5D" w:rsidRDefault="007B1601">
      <w:pPr>
        <w:pStyle w:val="TOC2"/>
        <w:tabs>
          <w:tab w:val="right" w:leader="dot" w:pos="8630"/>
        </w:tabs>
        <w:rPr>
          <w:del w:id="268" w:author="Scott Gaudi" w:date="2016-09-17T16:24:00Z"/>
          <w:rFonts w:ascii="Arial" w:hAnsi="Arial" w:cstheme="minorBidi" w:hint="eastAsia"/>
          <w:noProof/>
          <w:szCs w:val="24"/>
          <w:lang w:eastAsia="ja-JP"/>
          <w:rPrChange w:id="269" w:author="Scott Gaudi" w:date="2016-09-18T12:40:00Z">
            <w:rPr>
              <w:del w:id="270" w:author="Scott Gaudi" w:date="2016-09-17T16:24:00Z"/>
              <w:rFonts w:asciiTheme="minorHAnsi" w:hAnsiTheme="minorHAnsi" w:cstheme="minorBidi" w:hint="eastAsia"/>
              <w:noProof/>
              <w:szCs w:val="24"/>
              <w:lang w:eastAsia="ja-JP"/>
            </w:rPr>
          </w:rPrChange>
        </w:rPr>
      </w:pPr>
      <w:del w:id="271" w:author="Scott Gaudi" w:date="2016-09-17T16:24:00Z">
        <w:r w:rsidRPr="005A4F38" w:rsidDel="004C4E5D">
          <w:rPr>
            <w:rFonts w:ascii="Arial" w:hAnsi="Arial"/>
            <w:noProof/>
            <w:rPrChange w:id="272" w:author="Scott Gaudi" w:date="2016-09-18T12:40:00Z">
              <w:rPr>
                <w:noProof/>
              </w:rPr>
            </w:rPrChange>
          </w:rPr>
          <w:delText xml:space="preserve">6.3 Trades and </w:delText>
        </w:r>
        <w:r w:rsidRPr="005A4F38" w:rsidDel="004C4E5D">
          <w:rPr>
            <w:rFonts w:ascii="PortagoITC TT" w:hAnsi="PortagoITC TT" w:cs="PortagoITC TT" w:hint="eastAsia"/>
            <w:noProof/>
            <w:rPrChange w:id="273" w:author="Scott Gaudi" w:date="2016-09-18T12:40:00Z">
              <w:rPr>
                <w:rFonts w:ascii="PT Sans Narrow" w:hAnsi="PT Sans Narrow" w:cs="PT Sans Narrow" w:hint="eastAsia"/>
                <w:noProof/>
              </w:rPr>
            </w:rPrChange>
          </w:rPr>
          <w:delText>Δ</w:delText>
        </w:r>
        <w:r w:rsidRPr="005A4F38" w:rsidDel="004C4E5D">
          <w:rPr>
            <w:rFonts w:ascii="Arial" w:hAnsi="Arial"/>
            <w:noProof/>
            <w:rPrChange w:id="274" w:author="Scott Gaudi" w:date="2016-09-18T12:40:00Z">
              <w:rPr>
                <w:noProof/>
              </w:rPr>
            </w:rPrChange>
          </w:rPr>
          <w:delText>s</w:delText>
        </w:r>
        <w:r w:rsidRPr="005A4F38" w:rsidDel="004C4E5D">
          <w:rPr>
            <w:rFonts w:ascii="Arial" w:hAnsi="Arial"/>
            <w:noProof/>
            <w:rPrChange w:id="275" w:author="Scott Gaudi" w:date="2016-09-18T12:40:00Z">
              <w:rPr>
                <w:noProof/>
              </w:rPr>
            </w:rPrChange>
          </w:rPr>
          <w:tab/>
          <w:delText>17</w:delText>
        </w:r>
      </w:del>
    </w:p>
    <w:p w14:paraId="56B02BB1" w14:textId="77777777" w:rsidR="007B1601" w:rsidRPr="005A4F38" w:rsidDel="004C4E5D" w:rsidRDefault="007B1601">
      <w:pPr>
        <w:pStyle w:val="TOC1"/>
        <w:rPr>
          <w:del w:id="276" w:author="Scott Gaudi" w:date="2016-09-17T16:24:00Z"/>
          <w:rFonts w:ascii="Arial" w:hAnsi="Arial" w:cstheme="minorBidi" w:hint="eastAsia"/>
          <w:noProof/>
          <w:szCs w:val="24"/>
          <w:lang w:eastAsia="ja-JP"/>
          <w:rPrChange w:id="277" w:author="Scott Gaudi" w:date="2016-09-18T12:40:00Z">
            <w:rPr>
              <w:del w:id="278" w:author="Scott Gaudi" w:date="2016-09-17T16:24:00Z"/>
              <w:rFonts w:asciiTheme="minorHAnsi" w:hAnsiTheme="minorHAnsi" w:cstheme="minorBidi" w:hint="eastAsia"/>
              <w:noProof/>
              <w:szCs w:val="24"/>
              <w:lang w:eastAsia="ja-JP"/>
            </w:rPr>
          </w:rPrChange>
        </w:rPr>
      </w:pPr>
      <w:del w:id="279" w:author="Scott Gaudi" w:date="2016-09-17T16:24:00Z">
        <w:r w:rsidRPr="005A4F38" w:rsidDel="004C4E5D">
          <w:rPr>
            <w:rFonts w:ascii="Arial" w:hAnsi="Arial"/>
            <w:noProof/>
            <w:rPrChange w:id="280" w:author="Scott Gaudi" w:date="2016-09-18T12:40:00Z">
              <w:rPr>
                <w:noProof/>
              </w:rPr>
            </w:rPrChange>
          </w:rPr>
          <w:delText>7. Launch Vehicles and Orbit</w:delText>
        </w:r>
        <w:r w:rsidRPr="005A4F38" w:rsidDel="004C4E5D">
          <w:rPr>
            <w:rFonts w:ascii="Arial" w:hAnsi="Arial"/>
            <w:noProof/>
            <w:rPrChange w:id="281" w:author="Scott Gaudi" w:date="2016-09-18T12:40:00Z">
              <w:rPr>
                <w:noProof/>
              </w:rPr>
            </w:rPrChange>
          </w:rPr>
          <w:tab/>
          <w:delText>17</w:delText>
        </w:r>
      </w:del>
    </w:p>
    <w:p w14:paraId="3F8904FC" w14:textId="77777777" w:rsidR="007B1601" w:rsidRPr="005A4F38" w:rsidDel="004C4E5D" w:rsidRDefault="007B1601">
      <w:pPr>
        <w:pStyle w:val="TOC1"/>
        <w:rPr>
          <w:del w:id="282" w:author="Scott Gaudi" w:date="2016-09-17T16:24:00Z"/>
          <w:rFonts w:ascii="Arial" w:hAnsi="Arial" w:cstheme="minorBidi" w:hint="eastAsia"/>
          <w:noProof/>
          <w:szCs w:val="24"/>
          <w:lang w:eastAsia="ja-JP"/>
          <w:rPrChange w:id="283" w:author="Scott Gaudi" w:date="2016-09-18T12:40:00Z">
            <w:rPr>
              <w:del w:id="284" w:author="Scott Gaudi" w:date="2016-09-17T16:24:00Z"/>
              <w:rFonts w:asciiTheme="minorHAnsi" w:hAnsiTheme="minorHAnsi" w:cstheme="minorBidi" w:hint="eastAsia"/>
              <w:noProof/>
              <w:szCs w:val="24"/>
              <w:lang w:eastAsia="ja-JP"/>
            </w:rPr>
          </w:rPrChange>
        </w:rPr>
      </w:pPr>
      <w:del w:id="285" w:author="Scott Gaudi" w:date="2016-09-17T16:24:00Z">
        <w:r w:rsidRPr="005A4F38" w:rsidDel="004C4E5D">
          <w:rPr>
            <w:rFonts w:ascii="Arial" w:hAnsi="Arial"/>
            <w:noProof/>
            <w:rPrChange w:id="286" w:author="Scott Gaudi" w:date="2016-09-18T12:40:00Z">
              <w:rPr>
                <w:noProof/>
              </w:rPr>
            </w:rPrChange>
          </w:rPr>
          <w:delText>8. Technological Challenges</w:delText>
        </w:r>
        <w:r w:rsidRPr="005A4F38" w:rsidDel="004C4E5D">
          <w:rPr>
            <w:rFonts w:ascii="Arial" w:hAnsi="Arial"/>
            <w:noProof/>
            <w:rPrChange w:id="287" w:author="Scott Gaudi" w:date="2016-09-18T12:40:00Z">
              <w:rPr>
                <w:noProof/>
              </w:rPr>
            </w:rPrChange>
          </w:rPr>
          <w:tab/>
          <w:delText>18</w:delText>
        </w:r>
      </w:del>
    </w:p>
    <w:p w14:paraId="06910FAB" w14:textId="77777777" w:rsidR="007B1601" w:rsidRPr="005A4F38" w:rsidDel="004C4E5D" w:rsidRDefault="007B1601">
      <w:pPr>
        <w:pStyle w:val="TOC1"/>
        <w:rPr>
          <w:del w:id="288" w:author="Scott Gaudi" w:date="2016-09-17T16:24:00Z"/>
          <w:rFonts w:ascii="Arial" w:hAnsi="Arial" w:cstheme="minorBidi" w:hint="eastAsia"/>
          <w:noProof/>
          <w:szCs w:val="24"/>
          <w:lang w:eastAsia="ja-JP"/>
          <w:rPrChange w:id="289" w:author="Scott Gaudi" w:date="2016-09-18T12:40:00Z">
            <w:rPr>
              <w:del w:id="290" w:author="Scott Gaudi" w:date="2016-09-17T16:24:00Z"/>
              <w:rFonts w:asciiTheme="minorHAnsi" w:hAnsiTheme="minorHAnsi" w:cstheme="minorBidi" w:hint="eastAsia"/>
              <w:noProof/>
              <w:szCs w:val="24"/>
              <w:lang w:eastAsia="ja-JP"/>
            </w:rPr>
          </w:rPrChange>
        </w:rPr>
      </w:pPr>
      <w:del w:id="291" w:author="Scott Gaudi" w:date="2016-09-17T16:24:00Z">
        <w:r w:rsidRPr="005A4F38" w:rsidDel="004C4E5D">
          <w:rPr>
            <w:rFonts w:ascii="Arial" w:hAnsi="Arial"/>
            <w:noProof/>
            <w:rPrChange w:id="292" w:author="Scott Gaudi" w:date="2016-09-18T12:40:00Z">
              <w:rPr>
                <w:noProof/>
              </w:rPr>
            </w:rPrChange>
          </w:rPr>
          <w:delText>9. Relationship to the Large UV-Optical-Infrared Surveyor Study</w:delText>
        </w:r>
        <w:r w:rsidRPr="005A4F38" w:rsidDel="004C4E5D">
          <w:rPr>
            <w:rFonts w:ascii="Arial" w:hAnsi="Arial"/>
            <w:noProof/>
            <w:rPrChange w:id="293" w:author="Scott Gaudi" w:date="2016-09-18T12:40:00Z">
              <w:rPr>
                <w:noProof/>
              </w:rPr>
            </w:rPrChange>
          </w:rPr>
          <w:tab/>
          <w:delText>18</w:delText>
        </w:r>
      </w:del>
    </w:p>
    <w:p w14:paraId="0612B79D" w14:textId="77777777" w:rsidR="007B1601" w:rsidRPr="005A4F38" w:rsidDel="004C4E5D" w:rsidRDefault="007B1601">
      <w:pPr>
        <w:pStyle w:val="TOC1"/>
        <w:rPr>
          <w:del w:id="294" w:author="Scott Gaudi" w:date="2016-09-17T16:24:00Z"/>
          <w:rFonts w:ascii="Arial" w:hAnsi="Arial" w:cstheme="minorBidi" w:hint="eastAsia"/>
          <w:noProof/>
          <w:szCs w:val="24"/>
          <w:lang w:eastAsia="ja-JP"/>
          <w:rPrChange w:id="295" w:author="Scott Gaudi" w:date="2016-09-18T12:40:00Z">
            <w:rPr>
              <w:del w:id="296" w:author="Scott Gaudi" w:date="2016-09-17T16:24:00Z"/>
              <w:rFonts w:asciiTheme="minorHAnsi" w:hAnsiTheme="minorHAnsi" w:cstheme="minorBidi" w:hint="eastAsia"/>
              <w:noProof/>
              <w:szCs w:val="24"/>
              <w:lang w:eastAsia="ja-JP"/>
            </w:rPr>
          </w:rPrChange>
        </w:rPr>
      </w:pPr>
      <w:del w:id="297" w:author="Scott Gaudi" w:date="2016-09-17T16:24:00Z">
        <w:r w:rsidRPr="005A4F38" w:rsidDel="004C4E5D">
          <w:rPr>
            <w:rFonts w:ascii="Arial" w:hAnsi="Arial"/>
            <w:noProof/>
            <w:rPrChange w:id="298" w:author="Scott Gaudi" w:date="2016-09-18T12:40:00Z">
              <w:rPr>
                <w:noProof/>
              </w:rPr>
            </w:rPrChange>
          </w:rPr>
          <w:delText>10. Summary and Outlook</w:delText>
        </w:r>
        <w:r w:rsidRPr="005A4F38" w:rsidDel="004C4E5D">
          <w:rPr>
            <w:rFonts w:ascii="Arial" w:hAnsi="Arial"/>
            <w:noProof/>
            <w:rPrChange w:id="299" w:author="Scott Gaudi" w:date="2016-09-18T12:40:00Z">
              <w:rPr>
                <w:noProof/>
              </w:rPr>
            </w:rPrChange>
          </w:rPr>
          <w:tab/>
          <w:delText>18</w:delText>
        </w:r>
      </w:del>
    </w:p>
    <w:p w14:paraId="30C10CDB" w14:textId="538339A8" w:rsidR="00B05EC0" w:rsidRPr="005A4F38" w:rsidDel="00FA6F66" w:rsidRDefault="00B05EC0" w:rsidP="00A028DB">
      <w:pPr>
        <w:rPr>
          <w:del w:id="300" w:author="Scott Gaudi" w:date="2016-09-18T11:24:00Z"/>
          <w:rFonts w:ascii="Arial" w:hAnsi="Arial"/>
          <w:rPrChange w:id="301" w:author="Scott Gaudi" w:date="2016-09-18T12:40:00Z">
            <w:rPr>
              <w:del w:id="302" w:author="Scott Gaudi" w:date="2016-09-18T11:24:00Z"/>
            </w:rPr>
          </w:rPrChange>
        </w:rPr>
      </w:pPr>
      <w:r w:rsidRPr="005A4F38">
        <w:rPr>
          <w:rFonts w:ascii="Arial" w:hAnsi="Arial" w:hint="eastAsia"/>
          <w:rPrChange w:id="303" w:author="Scott Gaudi" w:date="2016-09-18T12:40:00Z">
            <w:rPr>
              <w:rFonts w:hint="eastAsia"/>
            </w:rPr>
          </w:rPrChange>
        </w:rPr>
        <w:fldChar w:fldCharType="end"/>
      </w:r>
    </w:p>
    <w:p w14:paraId="573566A1" w14:textId="202606C5" w:rsidR="0066761E" w:rsidRPr="005A4F38" w:rsidDel="007E3CD1" w:rsidRDefault="00B05EC0" w:rsidP="00A028DB">
      <w:pPr>
        <w:pStyle w:val="Heading1"/>
        <w:rPr>
          <w:del w:id="304" w:author="Scott Gaudi" w:date="2016-09-17T15:22:00Z"/>
          <w:rFonts w:ascii="Arial" w:hAnsi="Arial" w:hint="eastAsia"/>
          <w:rPrChange w:id="305" w:author="Scott Gaudi" w:date="2016-09-18T12:40:00Z">
            <w:rPr>
              <w:del w:id="306" w:author="Scott Gaudi" w:date="2016-09-17T15:22:00Z"/>
              <w:rFonts w:hint="eastAsia"/>
            </w:rPr>
          </w:rPrChange>
        </w:rPr>
      </w:pPr>
      <w:del w:id="307" w:author="Scott Gaudi" w:date="2016-09-18T11:24:00Z">
        <w:r w:rsidRPr="005A4F38" w:rsidDel="00FA6F66">
          <w:rPr>
            <w:rFonts w:ascii="Arial" w:hAnsi="Arial" w:hint="eastAsia"/>
            <w:rPrChange w:id="308" w:author="Scott Gaudi" w:date="2016-09-18T12:40:00Z">
              <w:rPr>
                <w:rFonts w:hint="eastAsia"/>
              </w:rPr>
            </w:rPrChange>
          </w:rPr>
          <w:delText xml:space="preserve">1. </w:delText>
        </w:r>
      </w:del>
      <w:del w:id="309" w:author="Scott Gaudi" w:date="2016-09-17T15:22:00Z">
        <w:r w:rsidR="00A028DB" w:rsidRPr="005A4F38" w:rsidDel="007E3CD1">
          <w:rPr>
            <w:rFonts w:ascii="Arial" w:hAnsi="Arial" w:hint="eastAsia"/>
            <w:rPrChange w:id="310" w:author="Scott Gaudi" w:date="2016-09-18T12:40:00Z">
              <w:rPr>
                <w:rFonts w:hint="eastAsia"/>
              </w:rPr>
            </w:rPrChange>
          </w:rPr>
          <w:delText>Team Members</w:delText>
        </w:r>
      </w:del>
    </w:p>
    <w:p w14:paraId="74DE1289" w14:textId="77777777" w:rsidR="007E3CD1" w:rsidRPr="005A4F38" w:rsidRDefault="007E3CD1">
      <w:pPr>
        <w:rPr>
          <w:ins w:id="311" w:author="Scott Gaudi" w:date="2016-09-18T11:25:00Z"/>
          <w:rFonts w:ascii="Arial" w:hAnsi="Arial"/>
          <w:rPrChange w:id="312" w:author="Scott Gaudi" w:date="2016-09-18T12:40:00Z">
            <w:rPr>
              <w:ins w:id="313" w:author="Scott Gaudi" w:date="2016-09-18T11:25:00Z"/>
            </w:rPr>
          </w:rPrChange>
        </w:rPr>
        <w:pPrChange w:id="314" w:author="Scott Gaudi" w:date="2016-09-18T11:25:00Z">
          <w:pPr>
            <w:widowControl w:val="0"/>
            <w:autoSpaceDE w:val="0"/>
            <w:autoSpaceDN w:val="0"/>
            <w:adjustRightInd w:val="0"/>
            <w:spacing w:before="0"/>
          </w:pPr>
        </w:pPrChange>
      </w:pPr>
    </w:p>
    <w:p w14:paraId="34938E7A" w14:textId="1602A5B3" w:rsidR="00FA6F66" w:rsidRPr="005A4F38" w:rsidRDefault="00FA6F66">
      <w:pPr>
        <w:pStyle w:val="Heading1"/>
        <w:rPr>
          <w:ins w:id="315" w:author="Scott Gaudi" w:date="2016-09-18T11:25:00Z"/>
          <w:rFonts w:ascii="Arial" w:hAnsi="Arial"/>
          <w:rPrChange w:id="316" w:author="Scott Gaudi" w:date="2016-09-18T12:40:00Z">
            <w:rPr>
              <w:ins w:id="317" w:author="Scott Gaudi" w:date="2016-09-18T11:25:00Z"/>
            </w:rPr>
          </w:rPrChange>
        </w:rPr>
        <w:pPrChange w:id="318" w:author="Scott Gaudi" w:date="2016-09-18T11:25:00Z">
          <w:pPr>
            <w:widowControl w:val="0"/>
            <w:autoSpaceDE w:val="0"/>
            <w:autoSpaceDN w:val="0"/>
            <w:adjustRightInd w:val="0"/>
            <w:spacing w:before="0"/>
          </w:pPr>
        </w:pPrChange>
      </w:pPr>
      <w:bookmarkStart w:id="319" w:name="_Toc337745727"/>
      <w:ins w:id="320" w:author="Scott Gaudi" w:date="2016-09-18T11:25:00Z">
        <w:r w:rsidRPr="005A4F38">
          <w:rPr>
            <w:rFonts w:ascii="Arial" w:hAnsi="Arial"/>
            <w:rPrChange w:id="321" w:author="Scott Gaudi" w:date="2016-09-18T12:40:00Z">
              <w:rPr/>
            </w:rPrChange>
          </w:rPr>
          <w:t xml:space="preserve">1. </w:t>
        </w:r>
        <w:proofErr w:type="spellStart"/>
        <w:proofErr w:type="gramStart"/>
        <w:r w:rsidRPr="005A4F38">
          <w:rPr>
            <w:rFonts w:ascii="Arial" w:hAnsi="Arial"/>
            <w:rPrChange w:id="322" w:author="Scott Gaudi" w:date="2016-09-18T12:40:00Z">
              <w:rPr/>
            </w:rPrChange>
          </w:rPr>
          <w:t>Exoplanets</w:t>
        </w:r>
        <w:proofErr w:type="spellEnd"/>
        <w:r w:rsidRPr="005A4F38">
          <w:rPr>
            <w:rFonts w:ascii="Arial" w:hAnsi="Arial"/>
            <w:rPrChange w:id="323" w:author="Scott Gaudi" w:date="2016-09-18T12:40:00Z">
              <w:rPr/>
            </w:rPrChange>
          </w:rPr>
          <w:t xml:space="preserve"> :</w:t>
        </w:r>
        <w:proofErr w:type="gramEnd"/>
        <w:r w:rsidRPr="005A4F38">
          <w:rPr>
            <w:rFonts w:ascii="Arial" w:hAnsi="Arial"/>
            <w:rPrChange w:id="324" w:author="Scott Gaudi" w:date="2016-09-18T12:40:00Z">
              <w:rPr/>
            </w:rPrChange>
          </w:rPr>
          <w:t xml:space="preserve"> Introduction</w:t>
        </w:r>
        <w:bookmarkEnd w:id="319"/>
      </w:ins>
    </w:p>
    <w:p w14:paraId="44A2FEB5" w14:textId="77777777" w:rsidR="00FA6F66" w:rsidRPr="005A4F38" w:rsidRDefault="00FA6F66">
      <w:pPr>
        <w:rPr>
          <w:rFonts w:ascii="Arial" w:hAnsi="Arial"/>
          <w:rPrChange w:id="325" w:author="Scott Gaudi" w:date="2016-09-18T12:40:00Z">
            <w:rPr>
              <w:sz w:val="32"/>
              <w:szCs w:val="32"/>
            </w:rPr>
          </w:rPrChange>
        </w:rPr>
        <w:pPrChange w:id="326" w:author="Scott Gaudi" w:date="2016-09-18T11:25:00Z">
          <w:pPr>
            <w:widowControl w:val="0"/>
            <w:autoSpaceDE w:val="0"/>
            <w:autoSpaceDN w:val="0"/>
            <w:adjustRightInd w:val="0"/>
            <w:spacing w:before="0"/>
          </w:pPr>
        </w:pPrChange>
      </w:pPr>
    </w:p>
    <w:p w14:paraId="25399583" w14:textId="5BA32D2E" w:rsidR="007E3CD1" w:rsidRPr="005A4F38" w:rsidRDefault="007E3CD1" w:rsidP="007E3CD1">
      <w:pPr>
        <w:pStyle w:val="BodyText"/>
        <w:rPr>
          <w:ins w:id="327" w:author="Scott Gaudi" w:date="2016-09-17T15:23:00Z"/>
          <w:rFonts w:ascii="Arial" w:hAnsi="Arial"/>
          <w:szCs w:val="24"/>
          <w:rPrChange w:id="328" w:author="Scott Gaudi" w:date="2016-09-18T12:42:00Z">
            <w:rPr>
              <w:ins w:id="329" w:author="Scott Gaudi" w:date="2016-09-17T15:23:00Z"/>
            </w:rPr>
          </w:rPrChange>
        </w:rPr>
      </w:pPr>
      <w:ins w:id="330" w:author="Scott Gaudi" w:date="2016-09-17T15:23:00Z">
        <w:r w:rsidRPr="005A4F38">
          <w:rPr>
            <w:rFonts w:ascii="Arial" w:hAnsi="Arial"/>
            <w:szCs w:val="24"/>
            <w:rPrChange w:id="331" w:author="Scott Gaudi" w:date="2016-09-18T12:42:00Z">
              <w:rPr/>
            </w:rPrChange>
          </w:rPr>
          <w:t>The first discovery of planetary companions to Sun-like stars was, along with the discovery of dark energy, one of the greatest breakthroughs in modern astronomy</w:t>
        </w:r>
      </w:ins>
      <w:ins w:id="332" w:author="Scott Gaudi" w:date="2016-09-17T16:49:00Z">
        <w:r w:rsidR="00064AA2" w:rsidRPr="005A4F38">
          <w:rPr>
            <w:rFonts w:ascii="Arial" w:hAnsi="Arial"/>
            <w:szCs w:val="24"/>
            <w:rPrChange w:id="333" w:author="Scott Gaudi" w:date="2016-09-18T12:42:00Z">
              <w:rPr/>
            </w:rPrChange>
          </w:rPr>
          <w:t xml:space="preserve"> in the last 20 years</w:t>
        </w:r>
      </w:ins>
      <w:ins w:id="334" w:author="Scott Gaudi" w:date="2016-09-17T15:23:00Z">
        <w:r w:rsidRPr="005A4F38">
          <w:rPr>
            <w:rFonts w:ascii="Arial" w:hAnsi="Arial"/>
            <w:szCs w:val="24"/>
            <w:rPrChange w:id="335" w:author="Scott Gaudi" w:date="2016-09-18T12:42:00Z">
              <w:rPr/>
            </w:rPrChange>
          </w:rPr>
          <w:t>.  These discoveries have excited the astronomical community and the broader public as well. Since then, the pace of exoplanet discovery has increased each year. There are now nearly 3000 confirmed exoplanets and Kepler has identified and additional ~2500 candidate planets that await confirmation.</w:t>
        </w:r>
      </w:ins>
    </w:p>
    <w:p w14:paraId="2D298175" w14:textId="77777777" w:rsidR="007E3CD1" w:rsidRPr="005A4F38" w:rsidRDefault="007E3CD1" w:rsidP="007E3CD1">
      <w:pPr>
        <w:pStyle w:val="BodyText"/>
        <w:rPr>
          <w:ins w:id="336" w:author="Scott Gaudi" w:date="2016-09-17T15:23:00Z"/>
          <w:rFonts w:ascii="Arial" w:hAnsi="Arial"/>
          <w:szCs w:val="24"/>
          <w:rPrChange w:id="337" w:author="Scott Gaudi" w:date="2016-09-18T12:42:00Z">
            <w:rPr>
              <w:ins w:id="338" w:author="Scott Gaudi" w:date="2016-09-17T15:23:00Z"/>
            </w:rPr>
          </w:rPrChange>
        </w:rPr>
      </w:pPr>
      <w:ins w:id="339" w:author="Scott Gaudi" w:date="2016-09-17T15:23:00Z">
        <w:r w:rsidRPr="005A4F38">
          <w:rPr>
            <w:rFonts w:ascii="Arial" w:hAnsi="Arial"/>
            <w:szCs w:val="24"/>
            <w:rPrChange w:id="340" w:author="Scott Gaudi" w:date="2016-09-18T12:42:00Z">
              <w:rPr/>
            </w:rPrChange>
          </w:rPr>
          <w:t xml:space="preserve">Nature has surprised astronomers with the enormous and unexpected diversity of exoplanetary systems, containing planets with physical properties and orbital architectures that are radically different from our own Solar System. Since the very first discoveries, we have struggled to understand this diversity of exoplanets, and in particular how our solar system fits into this menagerie. </w:t>
        </w:r>
      </w:ins>
    </w:p>
    <w:p w14:paraId="2C582831" w14:textId="77777777" w:rsidR="007E3CD1" w:rsidRPr="005A4F38" w:rsidRDefault="007E3CD1" w:rsidP="007E3CD1">
      <w:pPr>
        <w:pStyle w:val="BodyText"/>
        <w:rPr>
          <w:ins w:id="341" w:author="Scott Gaudi" w:date="2016-09-17T15:23:00Z"/>
          <w:rFonts w:ascii="Arial" w:hAnsi="Arial"/>
          <w:szCs w:val="24"/>
          <w:rPrChange w:id="342" w:author="Scott Gaudi" w:date="2016-09-18T12:42:00Z">
            <w:rPr>
              <w:ins w:id="343" w:author="Scott Gaudi" w:date="2016-09-17T15:23:00Z"/>
            </w:rPr>
          </w:rPrChange>
        </w:rPr>
      </w:pPr>
      <w:ins w:id="344" w:author="Scott Gaudi" w:date="2016-09-17T15:23:00Z">
        <w:r w:rsidRPr="005A4F38">
          <w:rPr>
            <w:rFonts w:ascii="Arial" w:hAnsi="Arial"/>
            <w:szCs w:val="24"/>
            <w:rPrChange w:id="345" w:author="Scott Gaudi" w:date="2016-09-18T12:42:00Z">
              <w:rPr/>
            </w:rPrChange>
          </w:rPr>
          <w:t>WFIRST will advance our understanding of exoplanets along two complementary fronts: the statistical approach of determining the demographics of exoplanetary systems over broad regions of parameter space beyond those that can be probed by current surveys, and via the approach of detailed characterization of the properties of a handful of nearby exoplanets.</w:t>
        </w:r>
      </w:ins>
    </w:p>
    <w:p w14:paraId="4D0AAC9A" w14:textId="77777777" w:rsidR="007E3CD1" w:rsidRPr="005A4F38" w:rsidRDefault="007E3CD1" w:rsidP="007E3CD1">
      <w:pPr>
        <w:pStyle w:val="BodyText"/>
        <w:rPr>
          <w:ins w:id="346" w:author="Scott Gaudi" w:date="2016-09-17T15:23:00Z"/>
          <w:rFonts w:ascii="Arial" w:hAnsi="Arial"/>
          <w:szCs w:val="24"/>
          <w:rPrChange w:id="347" w:author="Scott Gaudi" w:date="2016-09-18T12:42:00Z">
            <w:rPr>
              <w:ins w:id="348" w:author="Scott Gaudi" w:date="2016-09-17T15:23:00Z"/>
            </w:rPr>
          </w:rPrChange>
        </w:rPr>
      </w:pPr>
      <w:ins w:id="349" w:author="Scott Gaudi" w:date="2016-09-17T15:23:00Z">
        <w:r w:rsidRPr="005A4F38">
          <w:rPr>
            <w:rFonts w:ascii="Arial" w:hAnsi="Arial"/>
            <w:szCs w:val="24"/>
            <w:rPrChange w:id="350" w:author="Scott Gaudi" w:date="2016-09-18T12:42:00Z">
              <w:rPr/>
            </w:rPrChange>
          </w:rPr>
          <w:lastRenderedPageBreak/>
          <w:t>First, through its comprehensive statistical census of the outer regions of planetary systems using</w:t>
        </w:r>
        <w:bookmarkStart w:id="351" w:name="_Ref222907478"/>
        <w:r w:rsidRPr="005A4F38">
          <w:rPr>
            <w:rFonts w:ascii="Arial" w:hAnsi="Arial"/>
            <w:szCs w:val="24"/>
            <w:rPrChange w:id="352" w:author="Scott Gaudi" w:date="2016-09-18T12:42:00Z">
              <w:rPr/>
            </w:rPrChange>
          </w:rPr>
          <w:t xml:space="preserve"> </w:t>
        </w:r>
        <w:bookmarkEnd w:id="351"/>
        <w:r w:rsidRPr="005A4F38">
          <w:rPr>
            <w:rFonts w:ascii="Arial" w:hAnsi="Arial"/>
            <w:szCs w:val="24"/>
            <w:rPrChange w:id="353" w:author="Scott Gaudi" w:date="2016-09-18T12:42:00Z">
              <w:rPr/>
            </w:rPrChange>
          </w:rPr>
          <w:t>microlensing, including a complete assay of planets with the mass of Earth and greater and with separations spanning from the outer habitable zone to free floating planets, WFIRST will complete the statistical census of planetary systems begun by Kepler.  Indeed, WFIRST will be sensitive to analogs of all of the planets in our Solar System with the mass of Mars or greater, and thus will allow us to place our Solar System in the context of known exopolanetary systems.</w:t>
        </w:r>
      </w:ins>
    </w:p>
    <w:p w14:paraId="2D8C70C1" w14:textId="77777777" w:rsidR="007E3CD1" w:rsidRPr="005A4F38" w:rsidRDefault="007E3CD1" w:rsidP="007E3CD1">
      <w:pPr>
        <w:pStyle w:val="BodyText"/>
        <w:rPr>
          <w:ins w:id="354" w:author="Scott Gaudi" w:date="2016-09-17T15:23:00Z"/>
          <w:rFonts w:ascii="Arial" w:hAnsi="Arial"/>
          <w:szCs w:val="24"/>
          <w:rPrChange w:id="355" w:author="Scott Gaudi" w:date="2016-09-18T12:42:00Z">
            <w:rPr>
              <w:ins w:id="356" w:author="Scott Gaudi" w:date="2016-09-17T15:23:00Z"/>
            </w:rPr>
          </w:rPrChange>
        </w:rPr>
      </w:pPr>
      <w:ins w:id="357" w:author="Scott Gaudi" w:date="2016-09-17T15:23:00Z">
        <w:r w:rsidRPr="005A4F38">
          <w:rPr>
            <w:rFonts w:ascii="Arial" w:hAnsi="Arial"/>
            <w:szCs w:val="24"/>
            <w:rPrChange w:id="358" w:author="Scott Gaudi" w:date="2016-09-18T12:42:00Z">
              <w:rPr/>
            </w:rPrChange>
          </w:rPr>
          <w:t xml:space="preserve">Second, with a coronagraph, WFIRST will be capable, for the first time in human history, of directly imaging planets similar to those in our Solar System. It will make detailed studies of the properties of giant planets and debris disks around nearby stars, and will be the testbed for future coronagraphs capable of detecting signs of life in the atmospheres of Earth-like exoplanets. </w:t>
        </w:r>
      </w:ins>
    </w:p>
    <w:p w14:paraId="7FCE69A9" w14:textId="77777777" w:rsidR="007E3CD1" w:rsidRPr="005A4F38" w:rsidRDefault="007E3CD1" w:rsidP="007E3CD1">
      <w:pPr>
        <w:pStyle w:val="BodyText"/>
        <w:rPr>
          <w:ins w:id="359" w:author="Scott Gaudi" w:date="2016-09-17T15:23:00Z"/>
          <w:rFonts w:ascii="Arial" w:hAnsi="Arial"/>
          <w:szCs w:val="24"/>
          <w:rPrChange w:id="360" w:author="Scott Gaudi" w:date="2016-09-18T12:42:00Z">
            <w:rPr>
              <w:ins w:id="361" w:author="Scott Gaudi" w:date="2016-09-17T15:23:00Z"/>
            </w:rPr>
          </w:rPrChange>
        </w:rPr>
      </w:pPr>
      <w:ins w:id="362" w:author="Scott Gaudi" w:date="2016-09-17T15:23:00Z">
        <w:r w:rsidRPr="005A4F38">
          <w:rPr>
            <w:rFonts w:ascii="Arial" w:hAnsi="Arial"/>
            <w:szCs w:val="24"/>
            <w:rPrChange w:id="363" w:author="Scott Gaudi" w:date="2016-09-18T12:42:00Z">
              <w:rPr/>
            </w:rPrChange>
          </w:rPr>
          <w:t>With these two complementary surveys, WFIRST will provide the most comprehensive view of the formation, evolution, and physical properties of planetary systems. In addition, information and experience gained from both surveys will lay the foundation for, and take the first steps toward, the discovery and characterization of a “pale blue dots” — habitable Earth-like planets orbiting a nearby stars.</w:t>
        </w:r>
      </w:ins>
    </w:p>
    <w:p w14:paraId="2CB87886" w14:textId="37426A10" w:rsidR="007E3CD1" w:rsidRPr="00960D23" w:rsidRDefault="007629E2">
      <w:pPr>
        <w:pStyle w:val="Heading2"/>
        <w:rPr>
          <w:ins w:id="364" w:author="Scott Gaudi" w:date="2016-09-17T15:34:00Z"/>
          <w:rFonts w:hint="eastAsia"/>
        </w:rPr>
        <w:pPrChange w:id="365" w:author="Scott Gaudi" w:date="2016-09-18T12:44:00Z">
          <w:pPr>
            <w:pStyle w:val="Heading3"/>
          </w:pPr>
        </w:pPrChange>
      </w:pPr>
      <w:bookmarkStart w:id="366" w:name="_Toc332487752"/>
      <w:bookmarkStart w:id="367" w:name="_Toc337745728"/>
      <w:ins w:id="368" w:author="Scott Gaudi" w:date="2016-09-17T15:35:00Z">
        <w:r w:rsidRPr="007F6886">
          <w:rPr>
            <w:rFonts w:hint="eastAsia"/>
          </w:rPr>
          <w:t xml:space="preserve">1.2 </w:t>
        </w:r>
      </w:ins>
      <w:proofErr w:type="spellStart"/>
      <w:ins w:id="369" w:author="Scott Gaudi" w:date="2016-09-17T15:23:00Z">
        <w:r w:rsidR="007E3CD1" w:rsidRPr="0046132D">
          <w:rPr>
            <w:rFonts w:hint="eastAsia"/>
          </w:rPr>
          <w:t>Exoplanet</w:t>
        </w:r>
      </w:ins>
      <w:ins w:id="370" w:author="Scott Gaudi" w:date="2016-09-18T11:25:00Z">
        <w:r w:rsidR="00FA6F66" w:rsidRPr="0046132D">
          <w:rPr>
            <w:rFonts w:hint="eastAsia"/>
          </w:rPr>
          <w:t>s</w:t>
        </w:r>
        <w:proofErr w:type="spellEnd"/>
        <w:r w:rsidR="00FA6F66" w:rsidRPr="0046132D">
          <w:rPr>
            <w:rFonts w:hint="eastAsia"/>
          </w:rPr>
          <w:t>:</w:t>
        </w:r>
      </w:ins>
      <w:ins w:id="371" w:author="Scott Gaudi" w:date="2016-09-17T15:23:00Z">
        <w:r w:rsidR="007E3CD1" w:rsidRPr="00960D23">
          <w:rPr>
            <w:rFonts w:hint="eastAsia"/>
          </w:rPr>
          <w:t xml:space="preserve"> </w:t>
        </w:r>
        <w:proofErr w:type="spellStart"/>
        <w:r w:rsidR="007E3CD1" w:rsidRPr="00960D23">
          <w:rPr>
            <w:rFonts w:hint="eastAsia"/>
          </w:rPr>
          <w:t>Microlensing</w:t>
        </w:r>
      </w:ins>
      <w:bookmarkEnd w:id="366"/>
      <w:bookmarkEnd w:id="367"/>
      <w:proofErr w:type="spellEnd"/>
    </w:p>
    <w:p w14:paraId="7A15EA7E" w14:textId="77777777" w:rsidR="007629E2" w:rsidRPr="005A4F38" w:rsidRDefault="007629E2">
      <w:pPr>
        <w:rPr>
          <w:ins w:id="372" w:author="Scott Gaudi" w:date="2016-09-17T15:23:00Z"/>
          <w:rFonts w:ascii="Arial" w:hAnsi="Arial" w:hint="eastAsia"/>
          <w:szCs w:val="24"/>
          <w:rPrChange w:id="373" w:author="Scott Gaudi" w:date="2016-09-18T12:42:00Z">
            <w:rPr>
              <w:ins w:id="374" w:author="Scott Gaudi" w:date="2016-09-17T15:23:00Z"/>
              <w:rFonts w:hint="eastAsia"/>
            </w:rPr>
          </w:rPrChange>
        </w:rPr>
        <w:pPrChange w:id="375" w:author="Scott Gaudi" w:date="2016-09-17T15:34:00Z">
          <w:pPr>
            <w:pStyle w:val="Heading3"/>
          </w:pPr>
        </w:pPrChange>
      </w:pPr>
    </w:p>
    <w:p w14:paraId="3BF47789" w14:textId="77777777" w:rsidR="007E3CD1" w:rsidRPr="005A4F38" w:rsidRDefault="007E3CD1" w:rsidP="007E3CD1">
      <w:pPr>
        <w:pStyle w:val="BodyText"/>
        <w:rPr>
          <w:ins w:id="376" w:author="Scott Gaudi" w:date="2016-09-17T15:23:00Z"/>
          <w:rFonts w:ascii="Arial" w:hAnsi="Arial"/>
          <w:szCs w:val="24"/>
          <w:lang w:val="en-US"/>
          <w:rPrChange w:id="377" w:author="Scott Gaudi" w:date="2016-09-18T12:42:00Z">
            <w:rPr>
              <w:ins w:id="378" w:author="Scott Gaudi" w:date="2016-09-17T15:23:00Z"/>
              <w:lang w:val="en-US"/>
            </w:rPr>
          </w:rPrChange>
        </w:rPr>
      </w:pPr>
      <w:ins w:id="379" w:author="Scott Gaudi" w:date="2016-09-17T15:23:00Z">
        <w:r w:rsidRPr="005A4F38">
          <w:rPr>
            <w:rFonts w:ascii="Arial" w:hAnsi="Arial"/>
            <w:szCs w:val="24"/>
            <w:lang w:val="en-US"/>
            <w:rPrChange w:id="380" w:author="Scott Gaudi" w:date="2016-09-18T12:42:00Z">
              <w:rPr>
                <w:lang w:val="en-US"/>
              </w:rPr>
            </w:rPrChange>
          </w:rPr>
          <w:t xml:space="preserve">Canonical theories of planet formation and evolution originally developed to explain our Solar System did not anticipate the incredible panoply of planetary systems that have been observed. They have since been expanded and altered to better describe the variety of planetary systems that we see. For example, the discovery of gas giant planets orbiting at periods of only a few days (also known as `Hot </w:t>
        </w:r>
        <w:proofErr w:type="spellStart"/>
        <w:r w:rsidRPr="005A4F38">
          <w:rPr>
            <w:rFonts w:ascii="Arial" w:hAnsi="Arial"/>
            <w:szCs w:val="24"/>
            <w:lang w:val="en-US"/>
            <w:rPrChange w:id="381" w:author="Scott Gaudi" w:date="2016-09-18T12:42:00Z">
              <w:rPr>
                <w:lang w:val="en-US"/>
              </w:rPr>
            </w:rPrChange>
          </w:rPr>
          <w:t>Jupiters</w:t>
        </w:r>
        <w:proofErr w:type="spellEnd"/>
        <w:r w:rsidRPr="005A4F38">
          <w:rPr>
            <w:rFonts w:ascii="Arial" w:hAnsi="Arial"/>
            <w:szCs w:val="24"/>
            <w:lang w:val="en-US"/>
            <w:rPrChange w:id="382" w:author="Scott Gaudi" w:date="2016-09-18T12:42:00Z">
              <w:rPr>
                <w:lang w:val="en-US"/>
              </w:rPr>
            </w:rPrChange>
          </w:rPr>
          <w:t xml:space="preserve">’), as well as evidence for the migration of the giant planets in our own Solar System, have highlighted the fact that these theories must also account for the possibility of large-scale rearrangement of planet positions during and after the epoch of planet formation (Lin et al. 1996, </w:t>
        </w:r>
        <w:proofErr w:type="spellStart"/>
        <w:r w:rsidRPr="005A4F38">
          <w:rPr>
            <w:rFonts w:ascii="Arial" w:hAnsi="Arial"/>
            <w:szCs w:val="24"/>
            <w:lang w:val="en-US"/>
            <w:rPrChange w:id="383" w:author="Scott Gaudi" w:date="2016-09-18T12:42:00Z">
              <w:rPr>
                <w:lang w:val="en-US"/>
              </w:rPr>
            </w:rPrChange>
          </w:rPr>
          <w:t>Rasio</w:t>
        </w:r>
        <w:proofErr w:type="spellEnd"/>
        <w:r w:rsidRPr="005A4F38">
          <w:rPr>
            <w:rFonts w:ascii="Arial" w:hAnsi="Arial"/>
            <w:szCs w:val="24"/>
            <w:lang w:val="en-US"/>
            <w:rPrChange w:id="384" w:author="Scott Gaudi" w:date="2016-09-18T12:42:00Z">
              <w:rPr>
                <w:lang w:val="en-US"/>
              </w:rPr>
            </w:rPrChange>
          </w:rPr>
          <w:t xml:space="preserve"> &amp; Ford 1996). These insights have also opened the way to deeper understanding of previously unsuspected rearrangements in our own solar system. One current popular example is the so-called Nice Model, which theorizes the migration of the four giant planets evolved from an initial compact configuration into their present position (e.g., Levinson et al. 2011). Many of these theories also predict a substantial population of “free-floating” planets that have been ejected from their planetary systems through interactions with other planets (</w:t>
        </w:r>
        <w:proofErr w:type="spellStart"/>
        <w:r w:rsidRPr="005A4F38">
          <w:rPr>
            <w:rFonts w:ascii="Arial" w:hAnsi="Arial"/>
            <w:szCs w:val="24"/>
            <w:lang w:val="en-US"/>
            <w:rPrChange w:id="385" w:author="Scott Gaudi" w:date="2016-09-18T12:42:00Z">
              <w:rPr>
                <w:lang w:val="en-US"/>
              </w:rPr>
            </w:rPrChange>
          </w:rPr>
          <w:t>Juric</w:t>
        </w:r>
        <w:proofErr w:type="spellEnd"/>
        <w:r w:rsidRPr="005A4F38">
          <w:rPr>
            <w:rFonts w:ascii="Arial" w:hAnsi="Arial"/>
            <w:szCs w:val="24"/>
            <w:lang w:val="en-US"/>
            <w:rPrChange w:id="386" w:author="Scott Gaudi" w:date="2016-09-18T12:42:00Z">
              <w:rPr>
                <w:lang w:val="en-US"/>
              </w:rPr>
            </w:rPrChange>
          </w:rPr>
          <w:t xml:space="preserve"> &amp; </w:t>
        </w:r>
        <w:proofErr w:type="spellStart"/>
        <w:r w:rsidRPr="005A4F38">
          <w:rPr>
            <w:rFonts w:ascii="Arial" w:hAnsi="Arial"/>
            <w:szCs w:val="24"/>
            <w:lang w:val="en-US"/>
            <w:rPrChange w:id="387" w:author="Scott Gaudi" w:date="2016-09-18T12:42:00Z">
              <w:rPr>
                <w:lang w:val="en-US"/>
              </w:rPr>
            </w:rPrChange>
          </w:rPr>
          <w:t>Tremaine</w:t>
        </w:r>
        <w:proofErr w:type="spellEnd"/>
        <w:r w:rsidRPr="005A4F38">
          <w:rPr>
            <w:rFonts w:ascii="Arial" w:hAnsi="Arial"/>
            <w:szCs w:val="24"/>
            <w:lang w:val="en-US"/>
            <w:rPrChange w:id="388" w:author="Scott Gaudi" w:date="2016-09-18T12:42:00Z">
              <w:rPr>
                <w:lang w:val="en-US"/>
              </w:rPr>
            </w:rPrChange>
          </w:rPr>
          <w:t xml:space="preserve"> 2008, </w:t>
        </w:r>
        <w:proofErr w:type="spellStart"/>
        <w:r w:rsidRPr="005A4F38">
          <w:rPr>
            <w:rFonts w:ascii="Arial" w:hAnsi="Arial"/>
            <w:szCs w:val="24"/>
            <w:lang w:val="en-US"/>
            <w:rPrChange w:id="389" w:author="Scott Gaudi" w:date="2016-09-18T12:42:00Z">
              <w:rPr>
                <w:lang w:val="en-US"/>
              </w:rPr>
            </w:rPrChange>
          </w:rPr>
          <w:t>Chatterjee</w:t>
        </w:r>
        <w:proofErr w:type="spellEnd"/>
        <w:r w:rsidRPr="005A4F38">
          <w:rPr>
            <w:rFonts w:ascii="Arial" w:hAnsi="Arial"/>
            <w:szCs w:val="24"/>
            <w:lang w:val="en-US"/>
            <w:rPrChange w:id="390" w:author="Scott Gaudi" w:date="2016-09-18T12:42:00Z">
              <w:rPr>
                <w:lang w:val="en-US"/>
              </w:rPr>
            </w:rPrChange>
          </w:rPr>
          <w:t xml:space="preserve"> et al. 2008).</w:t>
        </w:r>
      </w:ins>
    </w:p>
    <w:p w14:paraId="2C9A87DB" w14:textId="77777777" w:rsidR="007E3CD1" w:rsidRPr="005A4F38" w:rsidRDefault="007E3CD1" w:rsidP="007E3CD1">
      <w:pPr>
        <w:pStyle w:val="BodyText"/>
        <w:rPr>
          <w:ins w:id="391" w:author="Scott Gaudi" w:date="2016-09-17T15:23:00Z"/>
          <w:rFonts w:ascii="Arial" w:hAnsi="Arial"/>
          <w:szCs w:val="24"/>
          <w:rPrChange w:id="392" w:author="Scott Gaudi" w:date="2016-09-18T12:42:00Z">
            <w:rPr>
              <w:ins w:id="393" w:author="Scott Gaudi" w:date="2016-09-17T15:23:00Z"/>
            </w:rPr>
          </w:rPrChange>
        </w:rPr>
      </w:pPr>
      <w:ins w:id="394" w:author="Scott Gaudi" w:date="2016-09-17T15:23:00Z">
        <w:r w:rsidRPr="005A4F38">
          <w:rPr>
            <w:rFonts w:ascii="Arial" w:hAnsi="Arial"/>
            <w:szCs w:val="24"/>
            <w:rPrChange w:id="395" w:author="Scott Gaudi" w:date="2016-09-18T12:42:00Z">
              <w:rPr/>
            </w:rPrChange>
          </w:rPr>
          <w:t xml:space="preserve">The rapid advancement in exoplanet research has been driven by both extensive observational searches around mature stars as well as the construction of planet formation models. Perhaps the most surprising discovery so far is the great diversity in the planets' dynamical properties, but these results are largely confined to planets that are unusually massive or reside in very close orbits. The core accretion theory suggests most planets are much less massive than gas giants and that the critical region for understanding planet formation is just beyond the "snow-line", which is the region (1.5-4 AU) of greatest microlensing sensitivity (Ida &amp; Lin 2005; Kennedy et al. 2006). Early results from ground-based microlensing searches (Beaulieu et al. 2006; Gould et al. 2006; Bennett et al. 2008) appear to confirm these expectations. WFIRST and Kepler complement </w:t>
        </w:r>
        <w:r w:rsidRPr="005A4F38">
          <w:rPr>
            <w:rFonts w:ascii="Arial" w:hAnsi="Arial"/>
            <w:szCs w:val="24"/>
            <w:rPrChange w:id="396" w:author="Scott Gaudi" w:date="2016-09-18T12:42:00Z">
              <w:rPr/>
            </w:rPrChange>
          </w:rPr>
          <w:lastRenderedPageBreak/>
          <w:t>each other, and together they cover essentially the entire planet discovery space. Kepler is sensitive to close-in planets but is unable to sense the more distant ones; WFIRST is less sensitive to close-in planets, but surveys beyond the habitable zone better than Kepler. WFIRST's sensitivity extends out even to unbound planets, offering the possibility to constrain their numbers and masses. Other methods, including ground-based microlensing, cannot approach the sensitivity and comprehensive statistics on the mass and semi-major-axis distribution of extrasolar planets that a space-based microlensing mission provides. Thus, WFIRST provides the only way to complete the exoplanet census begun by Kepler and gain a comprehensive understanding of the architecture of planetary systems, needed to understand planet formation and habitability.</w:t>
        </w:r>
      </w:ins>
    </w:p>
    <w:p w14:paraId="3F5AA22B" w14:textId="07EA8218" w:rsidR="007E3CD1" w:rsidRPr="005A4F38" w:rsidRDefault="007E3CD1" w:rsidP="007E3CD1">
      <w:pPr>
        <w:pStyle w:val="BodyText"/>
        <w:rPr>
          <w:ins w:id="397" w:author="Scott Gaudi" w:date="2016-09-17T15:23:00Z"/>
          <w:rFonts w:ascii="Arial" w:hAnsi="Arial"/>
          <w:szCs w:val="24"/>
          <w:lang w:val="en-US"/>
          <w:rPrChange w:id="398" w:author="Scott Gaudi" w:date="2016-09-18T12:42:00Z">
            <w:rPr>
              <w:ins w:id="399" w:author="Scott Gaudi" w:date="2016-09-17T15:23:00Z"/>
              <w:lang w:val="en-US"/>
            </w:rPr>
          </w:rPrChange>
        </w:rPr>
      </w:pPr>
      <w:ins w:id="400" w:author="Scott Gaudi" w:date="2016-09-17T15:23:00Z">
        <w:r w:rsidRPr="005A4F38">
          <w:rPr>
            <w:rFonts w:ascii="Arial" w:hAnsi="Arial"/>
            <w:szCs w:val="24"/>
            <w:rPrChange w:id="401" w:author="Scott Gaudi" w:date="2016-09-18T12:42:00Z">
              <w:rPr/>
            </w:rPrChange>
          </w:rPr>
          <w:t>The physical basis of microlensing is the gravitational bending of light rays by a star or planet. When a "lens star" passes close to the line of sight to a more distant source star, the gravitational field of the lens star deflects the light rays from the source star. The gravitational bending effect of the lens star "splits", distorts, and magnifies the images of the source star, so the observer sees a microlensing event as a transient brightening of the source as the lens star's proper motion moves it across the line of sight. The lensing magnification is determined by the alignment of the lens and source stars measured in units of Einstein ring radius, so even low-mass lenses can give rise to high magnification microlensing events</w:t>
        </w:r>
        <w:r w:rsidR="00D0089A" w:rsidRPr="005A4F38">
          <w:rPr>
            <w:rFonts w:ascii="Arial" w:hAnsi="Arial"/>
            <w:szCs w:val="24"/>
            <w:rPrChange w:id="402" w:author="Scott Gaudi" w:date="2016-09-18T12:42:00Z">
              <w:rPr/>
            </w:rPrChange>
          </w:rPr>
          <w:t xml:space="preserve">.  </w:t>
        </w:r>
        <w:r w:rsidRPr="005A4F38">
          <w:rPr>
            <w:rFonts w:ascii="Arial" w:hAnsi="Arial"/>
            <w:szCs w:val="24"/>
            <w:lang w:val="en-US"/>
            <w:rPrChange w:id="403" w:author="Scott Gaudi" w:date="2016-09-18T12:42:00Z">
              <w:rPr>
                <w:lang w:val="en-US"/>
              </w:rPr>
            </w:rPrChange>
          </w:rPr>
          <w:t xml:space="preserve">Planets are detected via light curve deviations that differ from the normal stellar lens light curves (Mao &amp; </w:t>
        </w:r>
        <w:proofErr w:type="spellStart"/>
        <w:r w:rsidRPr="005A4F38">
          <w:rPr>
            <w:rFonts w:ascii="Arial" w:hAnsi="Arial"/>
            <w:szCs w:val="24"/>
            <w:lang w:val="en-US"/>
            <w:rPrChange w:id="404" w:author="Scott Gaudi" w:date="2016-09-18T12:42:00Z">
              <w:rPr>
                <w:lang w:val="en-US"/>
              </w:rPr>
            </w:rPrChange>
          </w:rPr>
          <w:t>Paczynski</w:t>
        </w:r>
        <w:proofErr w:type="spellEnd"/>
        <w:r w:rsidRPr="005A4F38">
          <w:rPr>
            <w:rFonts w:ascii="Arial" w:hAnsi="Arial"/>
            <w:szCs w:val="24"/>
            <w:lang w:val="en-US"/>
            <w:rPrChange w:id="405" w:author="Scott Gaudi" w:date="2016-09-18T12:42:00Z">
              <w:rPr>
                <w:lang w:val="en-US"/>
              </w:rPr>
            </w:rPrChange>
          </w:rPr>
          <w:t xml:space="preserve"> 1991). </w:t>
        </w:r>
        <w:r w:rsidRPr="005A4F38">
          <w:rPr>
            <w:rFonts w:ascii="Arial" w:hAnsi="Arial"/>
            <w:szCs w:val="24"/>
            <w:rPrChange w:id="406" w:author="Scott Gaudi" w:date="2016-09-18T12:42:00Z">
              <w:rPr/>
            </w:rPrChange>
          </w:rPr>
          <w:t>A microlensing event's duration is given by the Einstein ring crossing time, typically 1-3 months for stellar lenses and a few days or less for a planet.</w:t>
        </w:r>
      </w:ins>
    </w:p>
    <w:p w14:paraId="130C1BA6" w14:textId="77777777" w:rsidR="007E3CD1" w:rsidRPr="005A4F38" w:rsidRDefault="007E3CD1" w:rsidP="007E3CD1">
      <w:pPr>
        <w:pStyle w:val="BodyText"/>
        <w:rPr>
          <w:ins w:id="407" w:author="Scott Gaudi" w:date="2016-09-17T15:23:00Z"/>
          <w:rFonts w:ascii="Arial" w:hAnsi="Arial"/>
          <w:szCs w:val="24"/>
          <w:lang w:val="en-US"/>
          <w:rPrChange w:id="408" w:author="Scott Gaudi" w:date="2016-09-18T12:42:00Z">
            <w:rPr>
              <w:ins w:id="409" w:author="Scott Gaudi" w:date="2016-09-17T15:23:00Z"/>
              <w:lang w:val="en-US"/>
            </w:rPr>
          </w:rPrChange>
        </w:rPr>
      </w:pPr>
      <w:proofErr w:type="spellStart"/>
      <w:ins w:id="410" w:author="Scott Gaudi" w:date="2016-09-17T15:23:00Z">
        <w:r w:rsidRPr="005A4F38">
          <w:rPr>
            <w:rFonts w:ascii="Arial" w:hAnsi="Arial"/>
            <w:szCs w:val="24"/>
            <w:lang w:val="en-US"/>
            <w:rPrChange w:id="411" w:author="Scott Gaudi" w:date="2016-09-18T12:42:00Z">
              <w:rPr>
                <w:lang w:val="en-US"/>
              </w:rPr>
            </w:rPrChange>
          </w:rPr>
          <w:t>Microlensing</w:t>
        </w:r>
        <w:proofErr w:type="spellEnd"/>
        <w:r w:rsidRPr="005A4F38">
          <w:rPr>
            <w:rFonts w:ascii="Arial" w:hAnsi="Arial"/>
            <w:szCs w:val="24"/>
            <w:lang w:val="en-US"/>
            <w:rPrChange w:id="412" w:author="Scott Gaudi" w:date="2016-09-18T12:42:00Z">
              <w:rPr>
                <w:lang w:val="en-US"/>
              </w:rPr>
            </w:rPrChange>
          </w:rPr>
          <w:t xml:space="preserve"> observing programs rely upon the high density of source and lens stars towards the Galactic bulge to generate the stellar alignments needed to generate </w:t>
        </w:r>
        <w:proofErr w:type="spellStart"/>
        <w:r w:rsidRPr="005A4F38">
          <w:rPr>
            <w:rFonts w:ascii="Arial" w:hAnsi="Arial"/>
            <w:szCs w:val="24"/>
            <w:lang w:val="en-US"/>
            <w:rPrChange w:id="413" w:author="Scott Gaudi" w:date="2016-09-18T12:42:00Z">
              <w:rPr>
                <w:lang w:val="en-US"/>
              </w:rPr>
            </w:rPrChange>
          </w:rPr>
          <w:t>microlensing</w:t>
        </w:r>
        <w:proofErr w:type="spellEnd"/>
        <w:r w:rsidRPr="005A4F38">
          <w:rPr>
            <w:rFonts w:ascii="Arial" w:hAnsi="Arial"/>
            <w:szCs w:val="24"/>
            <w:lang w:val="en-US"/>
            <w:rPrChange w:id="414" w:author="Scott Gaudi" w:date="2016-09-18T12:42:00Z">
              <w:rPr>
                <w:lang w:val="en-US"/>
              </w:rPr>
            </w:rPrChange>
          </w:rPr>
          <w:t xml:space="preserve"> events, but this high star density also means that the bulge main sequence source stars are not generally resolved from one another in ground-based images. This means that the precise photometry needed to detect planets of less than a tenth of the Earth's mass is not possible from the ground unless the magnification due to the stellar lens is moderately high. This, in turn, implies that ground-based </w:t>
        </w:r>
        <w:proofErr w:type="spellStart"/>
        <w:r w:rsidRPr="005A4F38">
          <w:rPr>
            <w:rFonts w:ascii="Arial" w:hAnsi="Arial"/>
            <w:szCs w:val="24"/>
            <w:lang w:val="en-US"/>
            <w:rPrChange w:id="415" w:author="Scott Gaudi" w:date="2016-09-18T12:42:00Z">
              <w:rPr>
                <w:lang w:val="en-US"/>
              </w:rPr>
            </w:rPrChange>
          </w:rPr>
          <w:t>microlensing</w:t>
        </w:r>
        <w:proofErr w:type="spellEnd"/>
        <w:r w:rsidRPr="005A4F38">
          <w:rPr>
            <w:rFonts w:ascii="Arial" w:hAnsi="Arial"/>
            <w:szCs w:val="24"/>
            <w:lang w:val="en-US"/>
            <w:rPrChange w:id="416" w:author="Scott Gaudi" w:date="2016-09-18T12:42:00Z">
              <w:rPr>
                <w:lang w:val="en-US"/>
              </w:rPr>
            </w:rPrChange>
          </w:rPr>
          <w:t xml:space="preserve"> is only sensitive to terrestrial planets located close to the Einstein ring (at ~2-3 AU). The full sensitivity to terrestrial planets in all orbits from the outer habitable zone to ∞ comes only from a space-based survey.</w:t>
        </w:r>
      </w:ins>
    </w:p>
    <w:p w14:paraId="52630D03" w14:textId="77777777" w:rsidR="007E3CD1" w:rsidRPr="005A4F38" w:rsidRDefault="007E3CD1" w:rsidP="007E3CD1">
      <w:pPr>
        <w:pStyle w:val="BodyText"/>
        <w:rPr>
          <w:ins w:id="417" w:author="Scott Gaudi" w:date="2016-09-17T15:23:00Z"/>
          <w:rFonts w:ascii="Arial" w:hAnsi="Arial"/>
          <w:lang w:val="en-US"/>
          <w:rPrChange w:id="418" w:author="Scott Gaudi" w:date="2016-09-18T12:40:00Z">
            <w:rPr>
              <w:ins w:id="419" w:author="Scott Gaudi" w:date="2016-09-17T15:23:00Z"/>
              <w:lang w:val="en-US"/>
            </w:rPr>
          </w:rPrChange>
        </w:rPr>
      </w:pPr>
      <w:ins w:id="420" w:author="Scott Gaudi" w:date="2016-09-17T15:23:00Z">
        <w:r w:rsidRPr="005A4F38">
          <w:rPr>
            <w:rFonts w:ascii="Arial" w:hAnsi="Arial"/>
            <w:noProof/>
            <w:lang w:val="en-US" w:eastAsia="en-US"/>
            <w:rPrChange w:id="421">
              <w:rPr>
                <w:noProof/>
                <w:lang w:val="en-US" w:eastAsia="en-US"/>
              </w:rPr>
            </w:rPrChange>
          </w:rPr>
          <w:lastRenderedPageBreak/>
          <w:drawing>
            <wp:inline distT="0" distB="0" distL="0" distR="0" wp14:anchorId="6F574E4E" wp14:editId="0363F934">
              <wp:extent cx="54864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ins>
    </w:p>
    <w:p w14:paraId="2D5C04E7" w14:textId="37945D0B" w:rsidR="007E3CD1" w:rsidRPr="005A4F38" w:rsidRDefault="007E3CD1">
      <w:pPr>
        <w:pStyle w:val="Caption"/>
        <w:rPr>
          <w:ins w:id="422" w:author="Scott Gaudi" w:date="2016-09-17T15:23:00Z"/>
          <w:rFonts w:ascii="Arial" w:eastAsia="Times New Roman" w:hAnsi="Arial"/>
          <w:b w:val="0"/>
          <w:bCs w:val="0"/>
          <w:rPrChange w:id="423" w:author="Scott Gaudi" w:date="2016-09-18T12:40:00Z">
            <w:rPr>
              <w:ins w:id="424" w:author="Scott Gaudi" w:date="2016-09-17T15:23:00Z"/>
              <w:b/>
              <w:bCs/>
            </w:rPr>
          </w:rPrChange>
        </w:rPr>
        <w:pPrChange w:id="425" w:author="Scott Gaudi" w:date="2016-09-17T16:01:00Z">
          <w:pPr>
            <w:spacing w:before="0" w:line="276" w:lineRule="auto"/>
          </w:pPr>
        </w:pPrChange>
      </w:pPr>
      <w:bookmarkStart w:id="426" w:name="_Ref256081514"/>
      <w:bookmarkStart w:id="427" w:name="_Toc332488622"/>
      <w:ins w:id="428" w:author="Scott Gaudi" w:date="2016-09-17T15:23:00Z">
        <w:r w:rsidRPr="005A4F38">
          <w:rPr>
            <w:rFonts w:ascii="Arial" w:hAnsi="Arial"/>
            <w:rPrChange w:id="429" w:author="Scott Gaudi" w:date="2016-09-18T12:40:00Z">
              <w:rPr/>
            </w:rPrChange>
          </w:rPr>
          <w:t xml:space="preserve">Figure </w:t>
        </w:r>
        <w:r w:rsidRPr="005A4F38">
          <w:rPr>
            <w:rFonts w:ascii="Arial" w:hAnsi="Arial"/>
            <w:rPrChange w:id="430" w:author="Scott Gaudi" w:date="2016-09-18T12:40:00Z">
              <w:rPr/>
            </w:rPrChange>
          </w:rPr>
          <w:fldChar w:fldCharType="begin"/>
        </w:r>
        <w:r w:rsidRPr="005A4F38">
          <w:rPr>
            <w:rFonts w:ascii="Arial" w:hAnsi="Arial"/>
            <w:rPrChange w:id="431" w:author="Scott Gaudi" w:date="2016-09-18T12:40:00Z">
              <w:rPr/>
            </w:rPrChange>
          </w:rPr>
          <w:instrText xml:space="preserve"> STYLEREF 1 \s </w:instrText>
        </w:r>
        <w:r w:rsidRPr="005A4F38">
          <w:rPr>
            <w:rFonts w:ascii="Arial" w:hAnsi="Arial"/>
            <w:rPrChange w:id="432" w:author="Scott Gaudi" w:date="2016-09-18T12:40:00Z">
              <w:rPr/>
            </w:rPrChange>
          </w:rPr>
          <w:fldChar w:fldCharType="separate"/>
        </w:r>
      </w:ins>
      <w:r w:rsidR="00867F99">
        <w:rPr>
          <w:rFonts w:ascii="Arial" w:hAnsi="Arial"/>
          <w:noProof/>
        </w:rPr>
        <w:t>0</w:t>
      </w:r>
      <w:ins w:id="433" w:author="Scott Gaudi" w:date="2016-09-17T15:23:00Z">
        <w:r w:rsidRPr="005A4F38">
          <w:rPr>
            <w:rFonts w:ascii="Arial" w:hAnsi="Arial"/>
            <w:rPrChange w:id="434" w:author="Scott Gaudi" w:date="2016-09-18T12:40:00Z">
              <w:rPr/>
            </w:rPrChange>
          </w:rPr>
          <w:fldChar w:fldCharType="end"/>
        </w:r>
        <w:r w:rsidRPr="005A4F38">
          <w:rPr>
            <w:rFonts w:ascii="Arial" w:hAnsi="Arial"/>
            <w:rPrChange w:id="435" w:author="Scott Gaudi" w:date="2016-09-18T12:40:00Z">
              <w:rPr/>
            </w:rPrChange>
          </w:rPr>
          <w:noBreakHyphen/>
        </w:r>
        <w:r w:rsidRPr="005A4F38">
          <w:rPr>
            <w:rFonts w:ascii="Arial" w:hAnsi="Arial"/>
            <w:rPrChange w:id="436" w:author="Scott Gaudi" w:date="2016-09-18T12:40:00Z">
              <w:rPr/>
            </w:rPrChange>
          </w:rPr>
          <w:fldChar w:fldCharType="begin"/>
        </w:r>
        <w:r w:rsidRPr="005A4F38">
          <w:rPr>
            <w:rFonts w:ascii="Arial" w:hAnsi="Arial"/>
            <w:rPrChange w:id="437" w:author="Scott Gaudi" w:date="2016-09-18T12:40:00Z">
              <w:rPr/>
            </w:rPrChange>
          </w:rPr>
          <w:instrText xml:space="preserve"> SEQ Figure \* ARABIC \s 1 </w:instrText>
        </w:r>
        <w:r w:rsidRPr="005A4F38">
          <w:rPr>
            <w:rFonts w:ascii="Arial" w:hAnsi="Arial"/>
            <w:rPrChange w:id="438" w:author="Scott Gaudi" w:date="2016-09-18T12:40:00Z">
              <w:rPr/>
            </w:rPrChange>
          </w:rPr>
          <w:fldChar w:fldCharType="separate"/>
        </w:r>
      </w:ins>
      <w:ins w:id="439" w:author="Scott Gaudi" w:date="2016-10-10T19:06:00Z">
        <w:r w:rsidR="00867F99">
          <w:rPr>
            <w:rFonts w:ascii="Arial" w:hAnsi="Arial"/>
            <w:noProof/>
          </w:rPr>
          <w:t>1</w:t>
        </w:r>
      </w:ins>
      <w:del w:id="440" w:author="Scott Gaudi" w:date="2016-09-18T12:45:00Z">
        <w:r w:rsidRPr="005A4F38" w:rsidDel="00114217">
          <w:rPr>
            <w:rFonts w:ascii="Arial" w:hAnsi="Arial"/>
            <w:noProof/>
            <w:rPrChange w:id="441" w:author="Scott Gaudi" w:date="2016-09-18T12:40:00Z">
              <w:rPr>
                <w:noProof/>
              </w:rPr>
            </w:rPrChange>
          </w:rPr>
          <w:delText>1</w:delText>
        </w:r>
      </w:del>
      <w:ins w:id="442" w:author="Scott Gaudi" w:date="2016-09-17T15:23:00Z">
        <w:r w:rsidRPr="005A4F38">
          <w:rPr>
            <w:rFonts w:ascii="Arial" w:hAnsi="Arial"/>
            <w:rPrChange w:id="443" w:author="Scott Gaudi" w:date="2016-09-18T12:40:00Z">
              <w:rPr/>
            </w:rPrChange>
          </w:rPr>
          <w:fldChar w:fldCharType="end"/>
        </w:r>
        <w:bookmarkEnd w:id="426"/>
        <w:r w:rsidRPr="005A4F38">
          <w:rPr>
            <w:rFonts w:ascii="Arial" w:hAnsi="Arial"/>
            <w:rPrChange w:id="444" w:author="Scott Gaudi" w:date="2016-09-18T12:40:00Z">
              <w:rPr/>
            </w:rPrChange>
          </w:rPr>
          <w:t xml:space="preserve">: Examples of simulated event light curves with detected planetary signals from simulations of a WFIRST </w:t>
        </w:r>
        <w:proofErr w:type="spellStart"/>
        <w:r w:rsidRPr="005A4F38">
          <w:rPr>
            <w:rFonts w:ascii="Arial" w:hAnsi="Arial"/>
            <w:rPrChange w:id="445" w:author="Scott Gaudi" w:date="2016-09-18T12:40:00Z">
              <w:rPr/>
            </w:rPrChange>
          </w:rPr>
          <w:t>exoplanet</w:t>
        </w:r>
        <w:proofErr w:type="spellEnd"/>
        <w:r w:rsidRPr="005A4F38">
          <w:rPr>
            <w:rFonts w:ascii="Arial" w:hAnsi="Arial"/>
            <w:rPrChange w:id="446" w:author="Scott Gaudi" w:date="2016-09-18T12:40:00Z">
              <w:rPr/>
            </w:rPrChange>
          </w:rPr>
          <w:t xml:space="preserve"> survey. The left panel shows the detection of a Mercury-mass planet orbiting a 0.36 solar mass star with a semi-major axis of 2.19 AU. The right panel shows a simulated detection of a free-floating Mars-mass planet.</w:t>
        </w:r>
        <w:bookmarkEnd w:id="427"/>
      </w:ins>
    </w:p>
    <w:p w14:paraId="0CD66F45" w14:textId="481CC132" w:rsidR="007E3CD1" w:rsidRPr="005A4F38" w:rsidRDefault="007E3CD1">
      <w:pPr>
        <w:pStyle w:val="Heading1"/>
        <w:rPr>
          <w:ins w:id="447" w:author="Scott Gaudi" w:date="2016-09-17T15:25:00Z"/>
          <w:rFonts w:ascii="Arial" w:hAnsi="Arial"/>
          <w:rPrChange w:id="448" w:author="Scott Gaudi" w:date="2016-09-18T12:40:00Z">
            <w:rPr>
              <w:ins w:id="449" w:author="Scott Gaudi" w:date="2016-09-17T15:25:00Z"/>
            </w:rPr>
          </w:rPrChange>
        </w:rPr>
        <w:pPrChange w:id="450" w:author="Scott Gaudi" w:date="2016-09-17T15:24:00Z">
          <w:pPr>
            <w:spacing w:before="0" w:line="276" w:lineRule="auto"/>
          </w:pPr>
        </w:pPrChange>
      </w:pPr>
      <w:bookmarkStart w:id="451" w:name="_Toc337745729"/>
      <w:ins w:id="452" w:author="Scott Gaudi" w:date="2016-09-17T15:23:00Z">
        <w:r w:rsidRPr="005A4F38">
          <w:rPr>
            <w:rFonts w:ascii="Arial" w:hAnsi="Arial"/>
            <w:rPrChange w:id="453" w:author="Scott Gaudi" w:date="2016-09-18T12:40:00Z">
              <w:rPr/>
            </w:rPrChange>
          </w:rPr>
          <w:t>2</w:t>
        </w:r>
      </w:ins>
      <w:ins w:id="454" w:author="Scott Gaudi" w:date="2016-09-17T15:24:00Z">
        <w:r w:rsidRPr="005A4F38">
          <w:rPr>
            <w:rFonts w:ascii="Arial" w:hAnsi="Arial"/>
            <w:rPrChange w:id="455" w:author="Scott Gaudi" w:date="2016-09-18T12:40:00Z">
              <w:rPr/>
            </w:rPrChange>
          </w:rPr>
          <w:t>. Science</w:t>
        </w:r>
      </w:ins>
      <w:ins w:id="456" w:author="Scott Gaudi" w:date="2016-09-17T15:25:00Z">
        <w:r w:rsidRPr="005A4F38">
          <w:rPr>
            <w:rFonts w:ascii="Arial" w:hAnsi="Arial"/>
            <w:rPrChange w:id="457" w:author="Scott Gaudi" w:date="2016-09-18T12:40:00Z">
              <w:rPr/>
            </w:rPrChange>
          </w:rPr>
          <w:t xml:space="preserve"> Requirements </w:t>
        </w:r>
        <w:proofErr w:type="spellStart"/>
        <w:r w:rsidRPr="005A4F38">
          <w:rPr>
            <w:rFonts w:ascii="Arial" w:hAnsi="Arial"/>
            <w:rPrChange w:id="458" w:author="Scott Gaudi" w:date="2016-09-18T12:40:00Z">
              <w:rPr/>
            </w:rPrChange>
          </w:rPr>
          <w:t>Flowdown</w:t>
        </w:r>
        <w:bookmarkEnd w:id="451"/>
        <w:proofErr w:type="spellEnd"/>
      </w:ins>
    </w:p>
    <w:p w14:paraId="4DC341CB" w14:textId="77777777" w:rsidR="007E3CD1" w:rsidRPr="005A4F38" w:rsidRDefault="007E3CD1">
      <w:pPr>
        <w:rPr>
          <w:ins w:id="459" w:author="Scott Gaudi" w:date="2016-09-17T15:25:00Z"/>
          <w:rFonts w:ascii="Arial" w:hAnsi="Arial"/>
          <w:rPrChange w:id="460" w:author="Scott Gaudi" w:date="2016-09-18T12:40:00Z">
            <w:rPr>
              <w:ins w:id="461" w:author="Scott Gaudi" w:date="2016-09-17T15:25:00Z"/>
            </w:rPr>
          </w:rPrChange>
        </w:rPr>
        <w:pPrChange w:id="462" w:author="Scott Gaudi" w:date="2016-09-17T15:25:00Z">
          <w:pPr>
            <w:spacing w:before="0" w:line="276" w:lineRule="auto"/>
          </w:pPr>
        </w:pPrChange>
      </w:pPr>
    </w:p>
    <w:p w14:paraId="3A363CB2" w14:textId="77777777" w:rsidR="007E3CD1" w:rsidRPr="005A4F38" w:rsidRDefault="007E3CD1" w:rsidP="007E3CD1">
      <w:pPr>
        <w:pStyle w:val="BodyText"/>
        <w:rPr>
          <w:ins w:id="463" w:author="Scott Gaudi" w:date="2016-09-17T15:25:00Z"/>
          <w:rFonts w:ascii="Arial" w:hAnsi="Arial"/>
          <w:lang w:val="en-US"/>
          <w:rPrChange w:id="464" w:author="Scott Gaudi" w:date="2016-09-18T12:40:00Z">
            <w:rPr>
              <w:ins w:id="465" w:author="Scott Gaudi" w:date="2016-09-17T15:25:00Z"/>
              <w:lang w:val="en-US"/>
            </w:rPr>
          </w:rPrChange>
        </w:rPr>
      </w:pPr>
      <w:ins w:id="466" w:author="Scott Gaudi" w:date="2016-09-17T15:25:00Z">
        <w:r w:rsidRPr="005A4F38">
          <w:rPr>
            <w:rFonts w:ascii="Arial" w:hAnsi="Arial"/>
            <w:rPrChange w:id="467" w:author="Scott Gaudi" w:date="2016-09-18T12:40:00Z">
              <w:rPr/>
            </w:rPrChange>
          </w:rPr>
          <w:t xml:space="preserve">The WFIRST Program Plan contains the Science Objectives and Level 1 requirements which drive the overall mission design. However, being a programmatic document, the WFIRST Program Plan does not contain a detailed description of the flowdown from the Objectives to the WFIRST requirements or the rationale for those requirements. The Baseline and Threshold Science Requirements held in the WFIRST Program Plan, the Science Requirements contained here and the Design Reference Mission documented in the Operations Concept Document together </w:t>
        </w:r>
        <w:r w:rsidRPr="005A4F38">
          <w:rPr>
            <w:rFonts w:ascii="Arial" w:hAnsi="Arial"/>
            <w:lang w:val="en-US"/>
            <w:rPrChange w:id="468" w:author="Scott Gaudi" w:date="2016-09-18T12:40:00Z">
              <w:rPr>
                <w:lang w:val="en-US"/>
              </w:rPr>
            </w:rPrChange>
          </w:rPr>
          <w:t>validate the WFIRST mission will meet the Science Objectives outlined in the Program Plan.</w:t>
        </w:r>
      </w:ins>
    </w:p>
    <w:p w14:paraId="773EBBFC" w14:textId="0699B78E" w:rsidR="007629E2" w:rsidRPr="00960D23" w:rsidRDefault="007E3CD1">
      <w:pPr>
        <w:pStyle w:val="Heading2"/>
        <w:rPr>
          <w:ins w:id="469" w:author="Scott Gaudi" w:date="2016-09-17T16:01:00Z"/>
        </w:rPr>
        <w:pPrChange w:id="470" w:author="Scott Gaudi" w:date="2016-09-18T12:44:00Z">
          <w:pPr>
            <w:pStyle w:val="BodyText"/>
          </w:pPr>
        </w:pPrChange>
      </w:pPr>
      <w:bookmarkStart w:id="471" w:name="_Toc337745730"/>
      <w:ins w:id="472" w:author="Scott Gaudi" w:date="2016-09-17T15:25:00Z">
        <w:r w:rsidRPr="0046132D">
          <w:t xml:space="preserve">2.1 </w:t>
        </w:r>
      </w:ins>
      <w:ins w:id="473" w:author="Scott Gaudi" w:date="2016-09-17T15:26:00Z">
        <w:r w:rsidRPr="0046132D">
          <w:t>Primary Science Objective</w:t>
        </w:r>
      </w:ins>
      <w:bookmarkEnd w:id="471"/>
    </w:p>
    <w:p w14:paraId="52238439" w14:textId="489C0C7D" w:rsidR="00961626" w:rsidRPr="005A4F38" w:rsidRDefault="005A4F38">
      <w:pPr>
        <w:tabs>
          <w:tab w:val="left" w:pos="2432"/>
        </w:tabs>
        <w:rPr>
          <w:ins w:id="474" w:author="Scott Gaudi" w:date="2016-09-17T15:26:00Z"/>
          <w:rFonts w:ascii="Arial" w:hAnsi="Arial"/>
          <w:rPrChange w:id="475" w:author="Scott Gaudi" w:date="2016-09-18T12:40:00Z">
            <w:rPr>
              <w:ins w:id="476" w:author="Scott Gaudi" w:date="2016-09-17T15:26:00Z"/>
            </w:rPr>
          </w:rPrChange>
        </w:rPr>
        <w:pPrChange w:id="477" w:author="Scott Gaudi" w:date="2016-09-18T12:44:00Z">
          <w:pPr>
            <w:pStyle w:val="BodyText"/>
          </w:pPr>
        </w:pPrChange>
      </w:pPr>
      <w:ins w:id="478" w:author="Scott Gaudi" w:date="2016-09-18T12:44:00Z">
        <w:r>
          <w:rPr>
            <w:rFonts w:ascii="Arial" w:hAnsi="Arial"/>
          </w:rPr>
          <w:tab/>
        </w:r>
      </w:ins>
    </w:p>
    <w:p w14:paraId="7CA75735" w14:textId="4A8D7CE7" w:rsidR="007E3CD1" w:rsidRPr="005A4F38" w:rsidRDefault="007629E2" w:rsidP="007E3CD1">
      <w:pPr>
        <w:pStyle w:val="BodyText"/>
        <w:rPr>
          <w:ins w:id="479" w:author="Scott Gaudi" w:date="2016-09-17T15:26:00Z"/>
          <w:rFonts w:ascii="Arial" w:hAnsi="Arial"/>
          <w:szCs w:val="24"/>
          <w:rPrChange w:id="480" w:author="Scott Gaudi" w:date="2016-09-18T12:42:00Z">
            <w:rPr>
              <w:ins w:id="481" w:author="Scott Gaudi" w:date="2016-09-17T15:26:00Z"/>
            </w:rPr>
          </w:rPrChange>
        </w:rPr>
      </w:pPr>
      <w:ins w:id="482" w:author="Scott Gaudi" w:date="2016-09-17T15:34:00Z">
        <w:r w:rsidRPr="005A4F38">
          <w:rPr>
            <w:rFonts w:ascii="Arial" w:hAnsi="Arial"/>
            <w:szCs w:val="24"/>
            <w:rPrChange w:id="483" w:author="Scott Gaudi" w:date="2016-09-18T12:42:00Z">
              <w:rPr/>
            </w:rPrChange>
          </w:rPr>
          <w:t>The p</w:t>
        </w:r>
      </w:ins>
      <w:ins w:id="484" w:author="Scott Gaudi" w:date="2016-09-17T15:26:00Z">
        <w:r w:rsidR="007E3CD1" w:rsidRPr="005A4F38">
          <w:rPr>
            <w:rFonts w:ascii="Arial" w:hAnsi="Arial"/>
            <w:szCs w:val="24"/>
            <w:rPrChange w:id="485" w:author="Scott Gaudi" w:date="2016-09-18T12:42:00Z">
              <w:rPr/>
            </w:rPrChange>
          </w:rPr>
          <w:t>rimary WFIRST Microlensing Science Objective</w:t>
        </w:r>
      </w:ins>
      <w:ins w:id="486" w:author="Scott Gaudi" w:date="2016-09-17T15:35:00Z">
        <w:r w:rsidRPr="005A4F38">
          <w:rPr>
            <w:rFonts w:ascii="Arial" w:hAnsi="Arial"/>
            <w:szCs w:val="24"/>
            <w:lang w:val="en-US"/>
            <w:rPrChange w:id="487" w:author="Scott Gaudi" w:date="2016-09-18T12:42:00Z">
              <w:rPr>
                <w:lang w:val="en-US"/>
              </w:rPr>
            </w:rPrChange>
          </w:rPr>
          <w:t xml:space="preserve">, which will enable WFIRST to provide (along with </w:t>
        </w:r>
        <w:proofErr w:type="spellStart"/>
        <w:r w:rsidRPr="005A4F38">
          <w:rPr>
            <w:rFonts w:ascii="Arial" w:hAnsi="Arial"/>
            <w:szCs w:val="24"/>
            <w:lang w:val="en-US"/>
            <w:rPrChange w:id="488" w:author="Scott Gaudi" w:date="2016-09-18T12:42:00Z">
              <w:rPr>
                <w:lang w:val="en-US"/>
              </w:rPr>
            </w:rPrChange>
          </w:rPr>
          <w:t>Kepler</w:t>
        </w:r>
        <w:proofErr w:type="spellEnd"/>
        <w:r w:rsidRPr="005A4F38">
          <w:rPr>
            <w:rFonts w:ascii="Arial" w:hAnsi="Arial"/>
            <w:szCs w:val="24"/>
            <w:lang w:val="en-US"/>
            <w:rPrChange w:id="489" w:author="Scott Gaudi" w:date="2016-09-18T12:42:00Z">
              <w:rPr>
                <w:lang w:val="en-US"/>
              </w:rPr>
            </w:rPrChange>
          </w:rPr>
          <w:t xml:space="preserve">) </w:t>
        </w:r>
      </w:ins>
      <w:ins w:id="490" w:author="Scott Gaudi" w:date="2016-09-17T15:36:00Z">
        <w:r w:rsidRPr="005A4F38">
          <w:rPr>
            <w:rFonts w:ascii="Arial" w:hAnsi="Arial"/>
            <w:szCs w:val="24"/>
            <w:lang w:val="en-US"/>
            <w:rPrChange w:id="491" w:author="Scott Gaudi" w:date="2016-09-18T12:42:00Z">
              <w:rPr>
                <w:lang w:val="en-US"/>
              </w:rPr>
            </w:rPrChange>
          </w:rPr>
          <w:t xml:space="preserve">the ultimate empirical dataset with which to test theories </w:t>
        </w:r>
      </w:ins>
      <w:ins w:id="492" w:author="Scott Gaudi" w:date="2016-09-17T15:35:00Z">
        <w:r w:rsidRPr="005A4F38">
          <w:rPr>
            <w:rFonts w:ascii="Arial" w:hAnsi="Arial"/>
            <w:szCs w:val="24"/>
            <w:lang w:val="en-US"/>
            <w:rPrChange w:id="493" w:author="Scott Gaudi" w:date="2016-09-18T12:42:00Z">
              <w:rPr>
                <w:lang w:val="en-US"/>
              </w:rPr>
            </w:rPrChange>
          </w:rPr>
          <w:t>planet formation and evolution, is to:</w:t>
        </w:r>
      </w:ins>
    </w:p>
    <w:p w14:paraId="1C02538B" w14:textId="56FEC35D" w:rsidR="007E3CD1" w:rsidRPr="005A4F38" w:rsidRDefault="00961626">
      <w:pPr>
        <w:pStyle w:val="BodyText"/>
        <w:ind w:left="720"/>
        <w:rPr>
          <w:ins w:id="494" w:author="Scott Gaudi" w:date="2016-09-17T15:25:00Z"/>
          <w:rFonts w:ascii="Arial" w:hAnsi="Arial"/>
          <w:szCs w:val="24"/>
          <w:lang w:val="en-US"/>
          <w:rPrChange w:id="495" w:author="Scott Gaudi" w:date="2016-09-18T12:42:00Z">
            <w:rPr>
              <w:ins w:id="496" w:author="Scott Gaudi" w:date="2016-09-17T15:25:00Z"/>
            </w:rPr>
          </w:rPrChange>
        </w:rPr>
        <w:pPrChange w:id="497" w:author="Scott Gaudi" w:date="2016-09-17T15:33:00Z">
          <w:pPr>
            <w:pStyle w:val="BodyText"/>
          </w:pPr>
        </w:pPrChange>
      </w:pPr>
      <w:ins w:id="498" w:author="Scott Gaudi" w:date="2016-09-17T16:01:00Z">
        <w:r w:rsidRPr="005A4F38">
          <w:rPr>
            <w:rFonts w:ascii="Arial" w:hAnsi="Arial"/>
            <w:b/>
            <w:szCs w:val="24"/>
            <w:lang w:val="en-US"/>
            <w:rPrChange w:id="499" w:author="Scott Gaudi" w:date="2016-09-18T12:42:00Z">
              <w:rPr>
                <w:b/>
                <w:lang w:val="en-US"/>
              </w:rPr>
            </w:rPrChange>
          </w:rPr>
          <w:t xml:space="preserve">Primary </w:t>
        </w:r>
        <w:proofErr w:type="spellStart"/>
        <w:r w:rsidRPr="005A4F38">
          <w:rPr>
            <w:rFonts w:ascii="Arial" w:hAnsi="Arial"/>
            <w:b/>
            <w:szCs w:val="24"/>
            <w:lang w:val="en-US"/>
            <w:rPrChange w:id="500" w:author="Scott Gaudi" w:date="2016-09-18T12:42:00Z">
              <w:rPr>
                <w:b/>
                <w:lang w:val="en-US"/>
              </w:rPr>
            </w:rPrChange>
          </w:rPr>
          <w:t>Microlensing</w:t>
        </w:r>
        <w:proofErr w:type="spellEnd"/>
        <w:r w:rsidRPr="005A4F38">
          <w:rPr>
            <w:rFonts w:ascii="Arial" w:hAnsi="Arial"/>
            <w:b/>
            <w:szCs w:val="24"/>
            <w:lang w:val="en-US"/>
            <w:rPrChange w:id="501" w:author="Scott Gaudi" w:date="2016-09-18T12:42:00Z">
              <w:rPr>
                <w:b/>
                <w:lang w:val="en-US"/>
              </w:rPr>
            </w:rPrChange>
          </w:rPr>
          <w:t xml:space="preserve"> Objective</w:t>
        </w:r>
      </w:ins>
      <w:ins w:id="502" w:author="Scott Gaudi" w:date="2016-09-17T15:26:00Z">
        <w:r w:rsidR="007E3CD1" w:rsidRPr="005A4F38">
          <w:rPr>
            <w:rFonts w:ascii="Arial" w:hAnsi="Arial"/>
            <w:b/>
            <w:szCs w:val="24"/>
            <w:lang w:val="en-US"/>
            <w:rPrChange w:id="503" w:author="Scott Gaudi" w:date="2016-09-18T12:42:00Z">
              <w:rPr>
                <w:b/>
                <w:lang w:val="en-US"/>
              </w:rPr>
            </w:rPrChange>
          </w:rPr>
          <w:t>:</w:t>
        </w:r>
        <w:r w:rsidR="007E3CD1" w:rsidRPr="005A4F38">
          <w:rPr>
            <w:rFonts w:ascii="Arial" w:hAnsi="Arial"/>
            <w:szCs w:val="24"/>
            <w:lang w:val="en-US"/>
            <w:rPrChange w:id="504" w:author="Scott Gaudi" w:date="2016-09-18T12:42:00Z">
              <w:rPr>
                <w:lang w:val="en-US"/>
              </w:rPr>
            </w:rPrChange>
          </w:rPr>
          <w:t xml:space="preserve"> Complete the statistical census of planetary systems in the Galaxy, from the outer habitable zone to free floating planets, including analogs to all of the planets in our Solar System with the mass of Mars or greater.</w:t>
        </w:r>
      </w:ins>
    </w:p>
    <w:p w14:paraId="32EFB6E9" w14:textId="79438F78" w:rsidR="007629E2" w:rsidRPr="0046132D" w:rsidRDefault="007629E2">
      <w:pPr>
        <w:pStyle w:val="Heading2"/>
        <w:rPr>
          <w:ins w:id="505" w:author="Scott Gaudi" w:date="2016-09-17T15:43:00Z"/>
          <w:rFonts w:hint="eastAsia"/>
        </w:rPr>
        <w:pPrChange w:id="506" w:author="Scott Gaudi" w:date="2016-09-18T12:44:00Z">
          <w:pPr>
            <w:pStyle w:val="Heading3"/>
          </w:pPr>
        </w:pPrChange>
      </w:pPr>
      <w:bookmarkStart w:id="507" w:name="_Toc337745731"/>
      <w:ins w:id="508" w:author="Scott Gaudi" w:date="2016-09-17T15:33:00Z">
        <w:r w:rsidRPr="0046132D">
          <w:rPr>
            <w:rFonts w:hint="eastAsia"/>
          </w:rPr>
          <w:lastRenderedPageBreak/>
          <w:t>2.2 Secondary Science Objectives</w:t>
        </w:r>
      </w:ins>
      <w:bookmarkEnd w:id="507"/>
    </w:p>
    <w:p w14:paraId="4877005B" w14:textId="3F234D4C" w:rsidR="0008607C" w:rsidRPr="005A4F38" w:rsidRDefault="004C4E5D" w:rsidP="004C4E5D">
      <w:pPr>
        <w:rPr>
          <w:ins w:id="509" w:author="Scott Gaudi" w:date="2016-09-17T17:17:00Z"/>
          <w:rFonts w:ascii="Arial" w:hAnsi="Arial"/>
          <w:bCs/>
          <w:szCs w:val="24"/>
          <w:rPrChange w:id="510" w:author="Scott Gaudi" w:date="2016-09-18T12:42:00Z">
            <w:rPr>
              <w:ins w:id="511" w:author="Scott Gaudi" w:date="2016-09-17T17:17:00Z"/>
              <w:bCs/>
            </w:rPr>
          </w:rPrChange>
        </w:rPr>
      </w:pPr>
      <w:ins w:id="512" w:author="Scott Gaudi" w:date="2016-09-17T16:26:00Z">
        <w:r w:rsidRPr="005A4F38">
          <w:rPr>
            <w:rFonts w:ascii="Arial" w:hAnsi="Arial"/>
            <w:bCs/>
            <w:szCs w:val="24"/>
            <w:rPrChange w:id="513" w:author="Scott Gaudi" w:date="2016-09-18T12:42:00Z">
              <w:rPr>
                <w:bCs/>
              </w:rPr>
            </w:rPrChange>
          </w:rPr>
          <w:t>Testing theor</w:t>
        </w:r>
        <w:r w:rsidR="000437CD" w:rsidRPr="005A4F38">
          <w:rPr>
            <w:rFonts w:ascii="Arial" w:hAnsi="Arial"/>
            <w:bCs/>
            <w:szCs w:val="24"/>
            <w:rPrChange w:id="514" w:author="Scott Gaudi" w:date="2016-09-18T12:42:00Z">
              <w:rPr>
                <w:bCs/>
              </w:rPr>
            </w:rPrChange>
          </w:rPr>
          <w:t>ies of planet formation requires</w:t>
        </w:r>
        <w:r w:rsidRPr="005A4F38">
          <w:rPr>
            <w:rFonts w:ascii="Arial" w:hAnsi="Arial"/>
            <w:bCs/>
            <w:szCs w:val="24"/>
            <w:rPrChange w:id="515" w:author="Scott Gaudi" w:date="2016-09-18T12:42:00Z">
              <w:rPr>
                <w:bCs/>
              </w:rPr>
            </w:rPrChange>
          </w:rPr>
          <w:t xml:space="preserve"> accurate and </w:t>
        </w:r>
      </w:ins>
      <w:ins w:id="516" w:author="Scott Gaudi" w:date="2016-09-17T16:27:00Z">
        <w:r w:rsidRPr="005A4F38">
          <w:rPr>
            <w:rFonts w:ascii="Arial" w:hAnsi="Arial"/>
            <w:bCs/>
            <w:szCs w:val="24"/>
            <w:rPrChange w:id="517" w:author="Scott Gaudi" w:date="2016-09-18T12:42:00Z">
              <w:rPr>
                <w:bCs/>
              </w:rPr>
            </w:rPrChange>
          </w:rPr>
          <w:t>precise</w:t>
        </w:r>
      </w:ins>
      <w:ins w:id="518" w:author="Scott Gaudi" w:date="2016-09-17T16:26:00Z">
        <w:r w:rsidRPr="005A4F38">
          <w:rPr>
            <w:rFonts w:ascii="Arial" w:hAnsi="Arial"/>
            <w:bCs/>
            <w:szCs w:val="24"/>
            <w:rPrChange w:id="519" w:author="Scott Gaudi" w:date="2016-09-18T12:42:00Z">
              <w:rPr>
                <w:bCs/>
              </w:rPr>
            </w:rPrChange>
          </w:rPr>
          <w:t xml:space="preserve"> </w:t>
        </w:r>
      </w:ins>
      <w:ins w:id="520" w:author="Scott Gaudi" w:date="2016-09-17T16:27:00Z">
        <w:r w:rsidRPr="005A4F38">
          <w:rPr>
            <w:rFonts w:ascii="Arial" w:hAnsi="Arial"/>
            <w:bCs/>
            <w:szCs w:val="24"/>
            <w:rPrChange w:id="521" w:author="Scott Gaudi" w:date="2016-09-18T12:42:00Z">
              <w:rPr>
                <w:bCs/>
              </w:rPr>
            </w:rPrChange>
          </w:rPr>
          <w:t>measurements of the demographics of planets over a wide range of planet and host star p</w:t>
        </w:r>
        <w:r w:rsidR="0008607C" w:rsidRPr="005A4F38">
          <w:rPr>
            <w:rFonts w:ascii="Arial" w:hAnsi="Arial"/>
            <w:bCs/>
            <w:szCs w:val="24"/>
            <w:rPrChange w:id="522" w:author="Scott Gaudi" w:date="2016-09-18T12:42:00Z">
              <w:rPr>
                <w:bCs/>
              </w:rPr>
            </w:rPrChange>
          </w:rPr>
          <w:t xml:space="preserve">arameters.  </w:t>
        </w:r>
        <w:proofErr w:type="spellStart"/>
        <w:r w:rsidR="0008607C" w:rsidRPr="005A4F38">
          <w:rPr>
            <w:rFonts w:ascii="Arial" w:hAnsi="Arial"/>
            <w:bCs/>
            <w:szCs w:val="24"/>
            <w:rPrChange w:id="523" w:author="Scott Gaudi" w:date="2016-09-18T12:42:00Z">
              <w:rPr>
                <w:bCs/>
              </w:rPr>
            </w:rPrChange>
          </w:rPr>
          <w:t>Kepler</w:t>
        </w:r>
        <w:proofErr w:type="spellEnd"/>
        <w:r w:rsidR="0008607C" w:rsidRPr="005A4F38">
          <w:rPr>
            <w:rFonts w:ascii="Arial" w:hAnsi="Arial"/>
            <w:bCs/>
            <w:szCs w:val="24"/>
            <w:rPrChange w:id="524" w:author="Scott Gaudi" w:date="2016-09-18T12:42:00Z">
              <w:rPr>
                <w:bCs/>
              </w:rPr>
            </w:rPrChange>
          </w:rPr>
          <w:t xml:space="preserve"> has begun</w:t>
        </w:r>
        <w:r w:rsidRPr="005A4F38">
          <w:rPr>
            <w:rFonts w:ascii="Arial" w:hAnsi="Arial"/>
            <w:bCs/>
            <w:szCs w:val="24"/>
            <w:rPrChange w:id="525" w:author="Scott Gaudi" w:date="2016-09-18T12:42:00Z">
              <w:rPr>
                <w:bCs/>
              </w:rPr>
            </w:rPrChange>
          </w:rPr>
          <w:t xml:space="preserve"> this process by measuring the radius and period distribution of planets with periods of less </w:t>
        </w:r>
      </w:ins>
      <w:ins w:id="526" w:author="Scott Gaudi" w:date="2016-09-17T17:16:00Z">
        <w:r w:rsidR="0008607C" w:rsidRPr="005A4F38">
          <w:rPr>
            <w:rFonts w:ascii="Arial" w:hAnsi="Arial"/>
            <w:bCs/>
            <w:szCs w:val="24"/>
            <w:rPrChange w:id="527" w:author="Scott Gaudi" w:date="2016-09-18T12:42:00Z">
              <w:rPr>
                <w:bCs/>
              </w:rPr>
            </w:rPrChange>
          </w:rPr>
          <w:t xml:space="preserve">than </w:t>
        </w:r>
      </w:ins>
      <w:ins w:id="528" w:author="Scott Gaudi" w:date="2016-09-17T16:27:00Z">
        <w:r w:rsidRPr="005A4F38">
          <w:rPr>
            <w:rFonts w:ascii="Arial" w:hAnsi="Arial"/>
            <w:bCs/>
            <w:szCs w:val="24"/>
            <w:rPrChange w:id="529" w:author="Scott Gaudi" w:date="2016-09-18T12:42:00Z">
              <w:rPr>
                <w:bCs/>
              </w:rPr>
            </w:rPrChange>
          </w:rPr>
          <w:t xml:space="preserve">roughly one year and planet sizes of roughly greater than one Earth radii. </w:t>
        </w:r>
      </w:ins>
      <w:ins w:id="530" w:author="Scott Gaudi" w:date="2016-09-17T16:28:00Z">
        <w:r w:rsidRPr="005A4F38">
          <w:rPr>
            <w:rFonts w:ascii="Arial" w:hAnsi="Arial"/>
            <w:bCs/>
            <w:szCs w:val="24"/>
            <w:rPrChange w:id="531" w:author="Scott Gaudi" w:date="2016-09-18T12:42:00Z">
              <w:rPr>
                <w:bCs/>
              </w:rPr>
            </w:rPrChange>
          </w:rPr>
          <w:t xml:space="preserve"> Furthermore, </w:t>
        </w:r>
        <w:proofErr w:type="spellStart"/>
        <w:r w:rsidRPr="005A4F38">
          <w:rPr>
            <w:rFonts w:ascii="Arial" w:hAnsi="Arial"/>
            <w:bCs/>
            <w:szCs w:val="24"/>
            <w:rPrChange w:id="532" w:author="Scott Gaudi" w:date="2016-09-18T12:42:00Z">
              <w:rPr>
                <w:bCs/>
              </w:rPr>
            </w:rPrChange>
          </w:rPr>
          <w:t>Kepler</w:t>
        </w:r>
        <w:proofErr w:type="spellEnd"/>
        <w:r w:rsidRPr="005A4F38">
          <w:rPr>
            <w:rFonts w:ascii="Arial" w:hAnsi="Arial"/>
            <w:bCs/>
            <w:szCs w:val="24"/>
            <w:rPrChange w:id="533" w:author="Scott Gaudi" w:date="2016-09-18T12:42:00Z">
              <w:rPr>
                <w:bCs/>
              </w:rPr>
            </w:rPrChange>
          </w:rPr>
          <w:t xml:space="preserve"> has detected thousands of planets in this regime, and as a result the </w:t>
        </w:r>
      </w:ins>
      <w:ins w:id="534" w:author="Scott Gaudi" w:date="2016-09-17T16:29:00Z">
        <w:r w:rsidRPr="005A4F38">
          <w:rPr>
            <w:rFonts w:ascii="Arial" w:hAnsi="Arial"/>
            <w:bCs/>
            <w:szCs w:val="24"/>
            <w:rPrChange w:id="535" w:author="Scott Gaudi" w:date="2016-09-18T12:42:00Z">
              <w:rPr>
                <w:bCs/>
              </w:rPr>
            </w:rPrChange>
          </w:rPr>
          <w:t xml:space="preserve">of </w:t>
        </w:r>
      </w:ins>
      <w:ins w:id="536" w:author="Scott Gaudi" w:date="2016-09-17T17:17:00Z">
        <w:r w:rsidR="0008607C" w:rsidRPr="005A4F38">
          <w:rPr>
            <w:rFonts w:ascii="Arial" w:hAnsi="Arial"/>
            <w:bCs/>
            <w:szCs w:val="24"/>
            <w:rPrChange w:id="537" w:author="Scott Gaudi" w:date="2016-09-18T12:42:00Z">
              <w:rPr>
                <w:bCs/>
              </w:rPr>
            </w:rPrChange>
          </w:rPr>
          <w:t xml:space="preserve">the </w:t>
        </w:r>
      </w:ins>
      <w:ins w:id="538" w:author="Scott Gaudi" w:date="2016-09-18T11:27:00Z">
        <w:r w:rsidR="00FA6F66" w:rsidRPr="005A4F38">
          <w:rPr>
            <w:rFonts w:ascii="Arial" w:hAnsi="Arial"/>
            <w:bCs/>
            <w:szCs w:val="24"/>
            <w:rPrChange w:id="539" w:author="Scott Gaudi" w:date="2016-09-18T12:42:00Z">
              <w:rPr>
                <w:bCs/>
              </w:rPr>
            </w:rPrChange>
          </w:rPr>
          <w:t xml:space="preserve">uncertainty </w:t>
        </w:r>
      </w:ins>
      <w:ins w:id="540" w:author="Scott Gaudi" w:date="2016-09-18T11:28:00Z">
        <w:r w:rsidR="00FA6F66" w:rsidRPr="005A4F38">
          <w:rPr>
            <w:rFonts w:ascii="Arial" w:hAnsi="Arial"/>
            <w:bCs/>
            <w:szCs w:val="24"/>
            <w:rPrChange w:id="541" w:author="Scott Gaudi" w:date="2016-09-18T12:42:00Z">
              <w:rPr>
                <w:bCs/>
              </w:rPr>
            </w:rPrChange>
          </w:rPr>
          <w:t xml:space="preserve">arising from Poisson fluctuations </w:t>
        </w:r>
      </w:ins>
      <w:ins w:id="542" w:author="Scott Gaudi" w:date="2016-09-18T11:27:00Z">
        <w:r w:rsidR="00FA6F66" w:rsidRPr="005A4F38">
          <w:rPr>
            <w:rFonts w:ascii="Arial" w:hAnsi="Arial"/>
            <w:bCs/>
            <w:szCs w:val="24"/>
            <w:rPrChange w:id="543" w:author="Scott Gaudi" w:date="2016-09-18T12:42:00Z">
              <w:rPr>
                <w:bCs/>
              </w:rPr>
            </w:rPrChange>
          </w:rPr>
          <w:t>in the empirically determined distributions of</w:t>
        </w:r>
      </w:ins>
      <w:ins w:id="544" w:author="Scott Gaudi" w:date="2016-09-17T16:29:00Z">
        <w:r w:rsidRPr="005A4F38">
          <w:rPr>
            <w:rFonts w:ascii="Arial" w:hAnsi="Arial"/>
            <w:bCs/>
            <w:szCs w:val="24"/>
            <w:rPrChange w:id="545" w:author="Scott Gaudi" w:date="2016-09-18T12:42:00Z">
              <w:rPr>
                <w:bCs/>
              </w:rPr>
            </w:rPrChange>
          </w:rPr>
          <w:t xml:space="preserve"> planet radii and period in this </w:t>
        </w:r>
      </w:ins>
      <w:ins w:id="546" w:author="Scott Gaudi" w:date="2016-09-17T17:17:00Z">
        <w:r w:rsidR="0008607C" w:rsidRPr="005A4F38">
          <w:rPr>
            <w:rFonts w:ascii="Arial" w:hAnsi="Arial"/>
            <w:bCs/>
            <w:szCs w:val="24"/>
            <w:rPrChange w:id="547" w:author="Scott Gaudi" w:date="2016-09-18T12:42:00Z">
              <w:rPr>
                <w:bCs/>
              </w:rPr>
            </w:rPrChange>
          </w:rPr>
          <w:t xml:space="preserve">regime is </w:t>
        </w:r>
      </w:ins>
      <w:ins w:id="548" w:author="Scott Gaudi" w:date="2016-09-17T16:30:00Z">
        <w:r w:rsidRPr="005A4F38">
          <w:rPr>
            <w:rFonts w:ascii="Arial" w:hAnsi="Arial"/>
            <w:bCs/>
            <w:szCs w:val="24"/>
            <w:rPrChange w:id="549" w:author="Scott Gaudi" w:date="2016-09-18T12:42:00Z">
              <w:rPr>
                <w:bCs/>
              </w:rPr>
            </w:rPrChange>
          </w:rPr>
          <w:t xml:space="preserve">relatively small, for reasonable bins in these </w:t>
        </w:r>
      </w:ins>
      <w:ins w:id="550" w:author="Scott Gaudi" w:date="2016-09-17T17:17:00Z">
        <w:r w:rsidR="0008607C" w:rsidRPr="005A4F38">
          <w:rPr>
            <w:rFonts w:ascii="Arial" w:hAnsi="Arial"/>
            <w:bCs/>
            <w:szCs w:val="24"/>
            <w:rPrChange w:id="551" w:author="Scott Gaudi" w:date="2016-09-18T12:42:00Z">
              <w:rPr>
                <w:bCs/>
              </w:rPr>
            </w:rPrChange>
          </w:rPr>
          <w:t>parameters</w:t>
        </w:r>
      </w:ins>
      <w:ins w:id="552" w:author="Scott Gaudi" w:date="2016-09-17T16:30:00Z">
        <w:r w:rsidRPr="005A4F38">
          <w:rPr>
            <w:rFonts w:ascii="Arial" w:hAnsi="Arial"/>
            <w:bCs/>
            <w:szCs w:val="24"/>
            <w:rPrChange w:id="553" w:author="Scott Gaudi" w:date="2016-09-18T12:42:00Z">
              <w:rPr>
                <w:bCs/>
              </w:rPr>
            </w:rPrChange>
          </w:rPr>
          <w:t xml:space="preserve">. </w:t>
        </w:r>
      </w:ins>
      <w:ins w:id="554" w:author="Scott Gaudi" w:date="2016-09-17T16:27:00Z">
        <w:r w:rsidRPr="005A4F38">
          <w:rPr>
            <w:rFonts w:ascii="Arial" w:hAnsi="Arial"/>
            <w:bCs/>
            <w:szCs w:val="24"/>
            <w:rPrChange w:id="555" w:author="Scott Gaudi" w:date="2016-09-18T12:42:00Z">
              <w:rPr>
                <w:bCs/>
              </w:rPr>
            </w:rPrChange>
          </w:rPr>
          <w:t xml:space="preserve"> </w:t>
        </w:r>
      </w:ins>
    </w:p>
    <w:p w14:paraId="49695A3C" w14:textId="77777777" w:rsidR="00FA6F66" w:rsidRPr="005A4F38" w:rsidRDefault="004C4E5D" w:rsidP="004C4E5D">
      <w:pPr>
        <w:rPr>
          <w:ins w:id="556" w:author="Scott Gaudi" w:date="2016-09-18T11:28:00Z"/>
          <w:rFonts w:ascii="Arial" w:hAnsi="Arial"/>
          <w:bCs/>
          <w:szCs w:val="24"/>
          <w:rPrChange w:id="557" w:author="Scott Gaudi" w:date="2016-09-18T12:42:00Z">
            <w:rPr>
              <w:ins w:id="558" w:author="Scott Gaudi" w:date="2016-09-18T11:28:00Z"/>
              <w:bCs/>
            </w:rPr>
          </w:rPrChange>
        </w:rPr>
      </w:pPr>
      <w:ins w:id="559" w:author="Scott Gaudi" w:date="2016-09-17T16:27:00Z">
        <w:r w:rsidRPr="005A4F38">
          <w:rPr>
            <w:rFonts w:ascii="Arial" w:hAnsi="Arial"/>
            <w:bCs/>
            <w:szCs w:val="24"/>
            <w:rPrChange w:id="560" w:author="Scott Gaudi" w:date="2016-09-18T12:42:00Z">
              <w:rPr>
                <w:bCs/>
              </w:rPr>
            </w:rPrChange>
          </w:rPr>
          <w:t xml:space="preserve">The WIFRST </w:t>
        </w:r>
        <w:proofErr w:type="spellStart"/>
        <w:r w:rsidRPr="005A4F38">
          <w:rPr>
            <w:rFonts w:ascii="Arial" w:hAnsi="Arial"/>
            <w:bCs/>
            <w:szCs w:val="24"/>
            <w:rPrChange w:id="561" w:author="Scott Gaudi" w:date="2016-09-18T12:42:00Z">
              <w:rPr>
                <w:bCs/>
              </w:rPr>
            </w:rPrChange>
          </w:rPr>
          <w:t>microlensing</w:t>
        </w:r>
        <w:proofErr w:type="spellEnd"/>
        <w:r w:rsidRPr="005A4F38">
          <w:rPr>
            <w:rFonts w:ascii="Arial" w:hAnsi="Arial"/>
            <w:bCs/>
            <w:szCs w:val="24"/>
            <w:rPrChange w:id="562" w:author="Scott Gaudi" w:date="2016-09-18T12:42:00Z">
              <w:rPr>
                <w:bCs/>
              </w:rPr>
            </w:rPrChange>
          </w:rPr>
          <w:t xml:space="preserve"> survey will complete this census by detecting a (roughly) similar number of planets with masses greater than that of the Earth and periods of greater than roughly one year.  Again, to provide </w:t>
        </w:r>
      </w:ins>
      <w:ins w:id="563" w:author="Scott Gaudi" w:date="2016-09-17T16:31:00Z">
        <w:r w:rsidRPr="005A4F38">
          <w:rPr>
            <w:rFonts w:ascii="Arial" w:hAnsi="Arial"/>
            <w:bCs/>
            <w:szCs w:val="24"/>
            <w:rPrChange w:id="564" w:author="Scott Gaudi" w:date="2016-09-18T12:42:00Z">
              <w:rPr>
                <w:bCs/>
              </w:rPr>
            </w:rPrChange>
          </w:rPr>
          <w:t xml:space="preserve">similarly </w:t>
        </w:r>
      </w:ins>
      <w:ins w:id="565" w:author="Scott Gaudi" w:date="2016-09-17T16:27:00Z">
        <w:r w:rsidRPr="005A4F38">
          <w:rPr>
            <w:rFonts w:ascii="Arial" w:hAnsi="Arial"/>
            <w:bCs/>
            <w:szCs w:val="24"/>
            <w:rPrChange w:id="566" w:author="Scott Gaudi" w:date="2016-09-18T12:42:00Z">
              <w:rPr>
                <w:bCs/>
              </w:rPr>
            </w:rPrChange>
          </w:rPr>
          <w:t xml:space="preserve">stringent constraints on </w:t>
        </w:r>
        <w:proofErr w:type="spellStart"/>
        <w:r w:rsidRPr="005A4F38">
          <w:rPr>
            <w:rFonts w:ascii="Arial" w:hAnsi="Arial"/>
            <w:bCs/>
            <w:szCs w:val="24"/>
            <w:rPrChange w:id="567" w:author="Scott Gaudi" w:date="2016-09-18T12:42:00Z">
              <w:rPr>
                <w:bCs/>
              </w:rPr>
            </w:rPrChange>
          </w:rPr>
          <w:t>exo</w:t>
        </w:r>
      </w:ins>
      <w:ins w:id="568" w:author="Scott Gaudi" w:date="2016-09-17T16:31:00Z">
        <w:r w:rsidRPr="005A4F38">
          <w:rPr>
            <w:rFonts w:ascii="Arial" w:hAnsi="Arial"/>
            <w:bCs/>
            <w:szCs w:val="24"/>
            <w:rPrChange w:id="569" w:author="Scott Gaudi" w:date="2016-09-18T12:42:00Z">
              <w:rPr>
                <w:bCs/>
              </w:rPr>
            </w:rPrChange>
          </w:rPr>
          <w:t>planet</w:t>
        </w:r>
        <w:proofErr w:type="spellEnd"/>
        <w:r w:rsidRPr="005A4F38">
          <w:rPr>
            <w:rFonts w:ascii="Arial" w:hAnsi="Arial"/>
            <w:bCs/>
            <w:szCs w:val="24"/>
            <w:rPrChange w:id="570" w:author="Scott Gaudi" w:date="2016-09-18T12:42:00Z">
              <w:rPr>
                <w:bCs/>
              </w:rPr>
            </w:rPrChange>
          </w:rPr>
          <w:t xml:space="preserve"> demographics as </w:t>
        </w:r>
        <w:proofErr w:type="spellStart"/>
        <w:r w:rsidRPr="005A4F38">
          <w:rPr>
            <w:rFonts w:ascii="Arial" w:hAnsi="Arial"/>
            <w:bCs/>
            <w:szCs w:val="24"/>
            <w:rPrChange w:id="571" w:author="Scott Gaudi" w:date="2016-09-18T12:42:00Z">
              <w:rPr>
                <w:bCs/>
              </w:rPr>
            </w:rPrChange>
          </w:rPr>
          <w:t>Kepler</w:t>
        </w:r>
        <w:proofErr w:type="spellEnd"/>
        <w:r w:rsidRPr="005A4F38">
          <w:rPr>
            <w:rFonts w:ascii="Arial" w:hAnsi="Arial"/>
            <w:bCs/>
            <w:szCs w:val="24"/>
            <w:rPrChange w:id="572" w:author="Scott Gaudi" w:date="2016-09-18T12:42:00Z">
              <w:rPr>
                <w:bCs/>
              </w:rPr>
            </w:rPrChange>
          </w:rPr>
          <w:t xml:space="preserve">, WFIRST must detect a comparable number of planets as </w:t>
        </w:r>
        <w:proofErr w:type="spellStart"/>
        <w:r w:rsidRPr="005A4F38">
          <w:rPr>
            <w:rFonts w:ascii="Arial" w:hAnsi="Arial"/>
            <w:bCs/>
            <w:szCs w:val="24"/>
            <w:rPrChange w:id="573" w:author="Scott Gaudi" w:date="2016-09-18T12:42:00Z">
              <w:rPr>
                <w:bCs/>
              </w:rPr>
            </w:rPrChange>
          </w:rPr>
          <w:t>Kepler</w:t>
        </w:r>
        <w:proofErr w:type="spellEnd"/>
        <w:r w:rsidRPr="005A4F38">
          <w:rPr>
            <w:rFonts w:ascii="Arial" w:hAnsi="Arial"/>
            <w:bCs/>
            <w:szCs w:val="24"/>
            <w:rPrChange w:id="574" w:author="Scott Gaudi" w:date="2016-09-18T12:42:00Z">
              <w:rPr>
                <w:bCs/>
              </w:rPr>
            </w:rPrChange>
          </w:rPr>
          <w:t xml:space="preserve">.  </w:t>
        </w:r>
      </w:ins>
    </w:p>
    <w:p w14:paraId="2761208B" w14:textId="69B781B1" w:rsidR="004C4E5D" w:rsidRPr="005A4F38" w:rsidRDefault="000437CD" w:rsidP="004C4E5D">
      <w:pPr>
        <w:rPr>
          <w:ins w:id="575" w:author="Scott Gaudi" w:date="2016-09-17T16:26:00Z"/>
          <w:rFonts w:ascii="Arial" w:hAnsi="Arial"/>
          <w:bCs/>
          <w:szCs w:val="24"/>
          <w:rPrChange w:id="576" w:author="Scott Gaudi" w:date="2016-09-18T12:42:00Z">
            <w:rPr>
              <w:ins w:id="577" w:author="Scott Gaudi" w:date="2016-09-17T16:26:00Z"/>
              <w:bCs/>
            </w:rPr>
          </w:rPrChange>
        </w:rPr>
      </w:pPr>
      <w:ins w:id="578" w:author="Scott Gaudi" w:date="2016-09-17T16:33:00Z">
        <w:r w:rsidRPr="005A4F38">
          <w:rPr>
            <w:rFonts w:ascii="Arial" w:hAnsi="Arial"/>
            <w:bCs/>
            <w:szCs w:val="24"/>
            <w:rPrChange w:id="579" w:author="Scott Gaudi" w:date="2016-09-18T12:42:00Z">
              <w:rPr>
                <w:bCs/>
              </w:rPr>
            </w:rPrChange>
          </w:rPr>
          <w:t xml:space="preserve">Furthermore, since </w:t>
        </w:r>
      </w:ins>
      <w:ins w:id="580" w:author="Scott Gaudi" w:date="2016-09-17T16:34:00Z">
        <w:r w:rsidRPr="005A4F38">
          <w:rPr>
            <w:rFonts w:ascii="Arial" w:hAnsi="Arial"/>
            <w:bCs/>
            <w:szCs w:val="24"/>
            <w:rPrChange w:id="581" w:author="Scott Gaudi" w:date="2016-09-18T12:42:00Z">
              <w:rPr>
                <w:bCs/>
              </w:rPr>
            </w:rPrChange>
          </w:rPr>
          <w:t xml:space="preserve">typical </w:t>
        </w:r>
      </w:ins>
      <w:proofErr w:type="spellStart"/>
      <w:ins w:id="582" w:author="Scott Gaudi" w:date="2016-09-17T16:33:00Z">
        <w:r w:rsidRPr="005A4F38">
          <w:rPr>
            <w:rFonts w:ascii="Arial" w:hAnsi="Arial"/>
            <w:bCs/>
            <w:szCs w:val="24"/>
            <w:rPrChange w:id="583" w:author="Scott Gaudi" w:date="2016-09-18T12:42:00Z">
              <w:rPr>
                <w:bCs/>
              </w:rPr>
            </w:rPrChange>
          </w:rPr>
          <w:t>microlensing</w:t>
        </w:r>
        <w:proofErr w:type="spellEnd"/>
        <w:r w:rsidRPr="005A4F38">
          <w:rPr>
            <w:rFonts w:ascii="Arial" w:hAnsi="Arial"/>
            <w:bCs/>
            <w:szCs w:val="24"/>
            <w:rPrChange w:id="584" w:author="Scott Gaudi" w:date="2016-09-18T12:42:00Z">
              <w:rPr>
                <w:bCs/>
              </w:rPr>
            </w:rPrChange>
          </w:rPr>
          <w:t xml:space="preserve"> </w:t>
        </w:r>
      </w:ins>
      <w:ins w:id="585" w:author="Scott Gaudi" w:date="2016-09-17T16:34:00Z">
        <w:r w:rsidR="0008607C" w:rsidRPr="005A4F38">
          <w:rPr>
            <w:rFonts w:ascii="Arial" w:hAnsi="Arial"/>
            <w:bCs/>
            <w:szCs w:val="24"/>
            <w:rPrChange w:id="586" w:author="Scott Gaudi" w:date="2016-09-18T12:42:00Z">
              <w:rPr>
                <w:bCs/>
              </w:rPr>
            </w:rPrChange>
          </w:rPr>
          <w:t xml:space="preserve">observables do not automatically ensure </w:t>
        </w:r>
        <w:r w:rsidRPr="005A4F38">
          <w:rPr>
            <w:rFonts w:ascii="Arial" w:hAnsi="Arial"/>
            <w:bCs/>
            <w:szCs w:val="24"/>
            <w:rPrChange w:id="587" w:author="Scott Gaudi" w:date="2016-09-18T12:42:00Z">
              <w:rPr>
                <w:bCs/>
              </w:rPr>
            </w:rPrChange>
          </w:rPr>
          <w:t>estimate</w:t>
        </w:r>
      </w:ins>
      <w:ins w:id="588" w:author="Scott Gaudi" w:date="2016-09-17T17:18:00Z">
        <w:r w:rsidR="0008607C" w:rsidRPr="005A4F38">
          <w:rPr>
            <w:rFonts w:ascii="Arial" w:hAnsi="Arial"/>
            <w:bCs/>
            <w:szCs w:val="24"/>
            <w:rPrChange w:id="589" w:author="Scott Gaudi" w:date="2016-09-18T12:42:00Z">
              <w:rPr>
                <w:bCs/>
              </w:rPr>
            </w:rPrChange>
          </w:rPr>
          <w:t>s</w:t>
        </w:r>
      </w:ins>
      <w:ins w:id="590" w:author="Scott Gaudi" w:date="2016-09-17T16:34:00Z">
        <w:r w:rsidRPr="005A4F38">
          <w:rPr>
            <w:rFonts w:ascii="Arial" w:hAnsi="Arial"/>
            <w:bCs/>
            <w:szCs w:val="24"/>
            <w:rPrChange w:id="591" w:author="Scott Gaudi" w:date="2016-09-18T12:42:00Z">
              <w:rPr>
                <w:bCs/>
              </w:rPr>
            </w:rPrChange>
          </w:rPr>
          <w:t xml:space="preserve"> of host star properties, </w:t>
        </w:r>
      </w:ins>
      <w:ins w:id="592" w:author="Scott Gaudi" w:date="2016-09-17T16:35:00Z">
        <w:r w:rsidRPr="005A4F38">
          <w:rPr>
            <w:rFonts w:ascii="Arial" w:hAnsi="Arial"/>
            <w:bCs/>
            <w:szCs w:val="24"/>
            <w:rPrChange w:id="593" w:author="Scott Gaudi" w:date="2016-09-18T12:42:00Z">
              <w:rPr>
                <w:bCs/>
              </w:rPr>
            </w:rPrChange>
          </w:rPr>
          <w:t xml:space="preserve">the </w:t>
        </w:r>
      </w:ins>
      <w:ins w:id="594" w:author="Scott Gaudi" w:date="2016-09-17T16:34:00Z">
        <w:r w:rsidRPr="005A4F38">
          <w:rPr>
            <w:rFonts w:ascii="Arial" w:hAnsi="Arial"/>
            <w:bCs/>
            <w:szCs w:val="24"/>
            <w:rPrChange w:id="595" w:author="Scott Gaudi" w:date="2016-09-18T12:42:00Z">
              <w:rPr>
                <w:bCs/>
              </w:rPr>
            </w:rPrChange>
          </w:rPr>
          <w:t xml:space="preserve">WFIRST </w:t>
        </w:r>
        <w:proofErr w:type="spellStart"/>
        <w:r w:rsidRPr="005A4F38">
          <w:rPr>
            <w:rFonts w:ascii="Arial" w:hAnsi="Arial"/>
            <w:bCs/>
            <w:szCs w:val="24"/>
            <w:rPrChange w:id="596" w:author="Scott Gaudi" w:date="2016-09-18T12:42:00Z">
              <w:rPr>
                <w:bCs/>
              </w:rPr>
            </w:rPrChange>
          </w:rPr>
          <w:t>microlensing</w:t>
        </w:r>
        <w:proofErr w:type="spellEnd"/>
        <w:r w:rsidRPr="005A4F38">
          <w:rPr>
            <w:rFonts w:ascii="Arial" w:hAnsi="Arial"/>
            <w:bCs/>
            <w:szCs w:val="24"/>
            <w:rPrChange w:id="597" w:author="Scott Gaudi" w:date="2016-09-18T12:42:00Z">
              <w:rPr>
                <w:bCs/>
              </w:rPr>
            </w:rPrChange>
          </w:rPr>
          <w:t xml:space="preserve"> </w:t>
        </w:r>
      </w:ins>
      <w:ins w:id="598" w:author="Scott Gaudi" w:date="2016-09-17T16:35:00Z">
        <w:r w:rsidRPr="005A4F38">
          <w:rPr>
            <w:rFonts w:ascii="Arial" w:hAnsi="Arial"/>
            <w:bCs/>
            <w:szCs w:val="24"/>
            <w:rPrChange w:id="599" w:author="Scott Gaudi" w:date="2016-09-18T12:42:00Z">
              <w:rPr>
                <w:bCs/>
              </w:rPr>
            </w:rPrChange>
          </w:rPr>
          <w:t xml:space="preserve">survey must ensure that the majority of the </w:t>
        </w:r>
        <w:proofErr w:type="spellStart"/>
        <w:r w:rsidRPr="005A4F38">
          <w:rPr>
            <w:rFonts w:ascii="Arial" w:hAnsi="Arial"/>
            <w:bCs/>
            <w:szCs w:val="24"/>
            <w:rPrChange w:id="600" w:author="Scott Gaudi" w:date="2016-09-18T12:42:00Z">
              <w:rPr>
                <w:bCs/>
              </w:rPr>
            </w:rPrChange>
          </w:rPr>
          <w:t>microlensing</w:t>
        </w:r>
        <w:proofErr w:type="spellEnd"/>
        <w:r w:rsidRPr="005A4F38">
          <w:rPr>
            <w:rFonts w:ascii="Arial" w:hAnsi="Arial"/>
            <w:bCs/>
            <w:szCs w:val="24"/>
            <w:rPrChange w:id="601" w:author="Scott Gaudi" w:date="2016-09-18T12:42:00Z">
              <w:rPr>
                <w:bCs/>
              </w:rPr>
            </w:rPrChange>
          </w:rPr>
          <w:t xml:space="preserve"> planet detections are accompanied with the requisite data to allow for accurate (&lt;~ 20%) estimates of the host star masses, and thus the </w:t>
        </w:r>
        <w:proofErr w:type="spellStart"/>
        <w:r w:rsidRPr="005A4F38">
          <w:rPr>
            <w:rFonts w:ascii="Arial" w:hAnsi="Arial"/>
            <w:bCs/>
            <w:szCs w:val="24"/>
            <w:rPrChange w:id="602" w:author="Scott Gaudi" w:date="2016-09-18T12:42:00Z">
              <w:rPr>
                <w:bCs/>
              </w:rPr>
            </w:rPrChange>
          </w:rPr>
          <w:t>exoplanet</w:t>
        </w:r>
        <w:proofErr w:type="spellEnd"/>
        <w:r w:rsidRPr="005A4F38">
          <w:rPr>
            <w:rFonts w:ascii="Arial" w:hAnsi="Arial"/>
            <w:bCs/>
            <w:szCs w:val="24"/>
            <w:rPrChange w:id="603" w:author="Scott Gaudi" w:date="2016-09-18T12:42:00Z">
              <w:rPr>
                <w:bCs/>
              </w:rPr>
            </w:rPrChange>
          </w:rPr>
          <w:t xml:space="preserve"> masses and projected separations.  </w:t>
        </w:r>
      </w:ins>
    </w:p>
    <w:p w14:paraId="5C59E50B" w14:textId="0E021C73" w:rsidR="00DD10B9" w:rsidRPr="005A4F38" w:rsidRDefault="004C4E5D">
      <w:pPr>
        <w:rPr>
          <w:ins w:id="604" w:author="Scott Gaudi" w:date="2016-09-17T15:34:00Z"/>
          <w:rFonts w:ascii="Arial" w:hAnsi="Arial" w:hint="eastAsia"/>
          <w:szCs w:val="24"/>
          <w:rPrChange w:id="605" w:author="Scott Gaudi" w:date="2016-09-18T12:42:00Z">
            <w:rPr>
              <w:ins w:id="606" w:author="Scott Gaudi" w:date="2016-09-17T15:34:00Z"/>
              <w:rFonts w:hint="eastAsia"/>
            </w:rPr>
          </w:rPrChange>
        </w:rPr>
        <w:pPrChange w:id="607" w:author="Scott Gaudi" w:date="2016-09-17T15:43:00Z">
          <w:pPr>
            <w:pStyle w:val="Heading3"/>
          </w:pPr>
        </w:pPrChange>
      </w:pPr>
      <w:ins w:id="608" w:author="Scott Gaudi" w:date="2016-09-17T16:25:00Z">
        <w:r w:rsidRPr="005A4F38">
          <w:rPr>
            <w:rFonts w:ascii="Arial" w:hAnsi="Arial" w:hint="eastAsia"/>
            <w:bCs/>
            <w:szCs w:val="24"/>
            <w:rPrChange w:id="609" w:author="Scott Gaudi" w:date="2016-09-18T12:42:00Z">
              <w:rPr>
                <w:rFonts w:hint="eastAsia"/>
                <w:bCs w:val="0"/>
              </w:rPr>
            </w:rPrChange>
          </w:rPr>
          <w:t xml:space="preserve">In order to accurately measure the demographics of planets of planets beyond the snowline, and </w:t>
        </w:r>
      </w:ins>
      <w:ins w:id="610" w:author="Scott Gaudi" w:date="2016-09-17T17:19:00Z">
        <w:r w:rsidR="00FA6F66" w:rsidRPr="005A4F38">
          <w:rPr>
            <w:rFonts w:ascii="Arial" w:hAnsi="Arial" w:hint="eastAsia"/>
            <w:bCs/>
            <w:szCs w:val="24"/>
            <w:rPrChange w:id="611" w:author="Scott Gaudi" w:date="2016-09-18T12:42:00Z">
              <w:rPr>
                <w:rFonts w:hint="eastAsia"/>
                <w:bCs w:val="0"/>
              </w:rPr>
            </w:rPrChange>
          </w:rPr>
          <w:t xml:space="preserve">in order </w:t>
        </w:r>
      </w:ins>
      <w:ins w:id="612" w:author="Scott Gaudi" w:date="2016-09-17T16:25:00Z">
        <w:r w:rsidRPr="005A4F38">
          <w:rPr>
            <w:rFonts w:ascii="Arial" w:hAnsi="Arial" w:hint="eastAsia"/>
            <w:bCs/>
            <w:szCs w:val="24"/>
            <w:rPrChange w:id="613" w:author="Scott Gaudi" w:date="2016-09-18T12:42:00Z">
              <w:rPr>
                <w:rFonts w:hint="eastAsia"/>
                <w:bCs w:val="0"/>
              </w:rPr>
            </w:rPrChange>
          </w:rPr>
          <w:t xml:space="preserve">to measure the mass </w:t>
        </w:r>
      </w:ins>
      <w:ins w:id="614" w:author="Scott Gaudi" w:date="2016-09-17T16:26:00Z">
        <w:r w:rsidRPr="005A4F38">
          <w:rPr>
            <w:rFonts w:ascii="Arial" w:hAnsi="Arial" w:hint="eastAsia"/>
            <w:bCs/>
            <w:szCs w:val="24"/>
            <w:rPrChange w:id="615" w:author="Scott Gaudi" w:date="2016-09-18T12:42:00Z">
              <w:rPr>
                <w:rFonts w:hint="eastAsia"/>
                <w:bCs w:val="0"/>
              </w:rPr>
            </w:rPrChange>
          </w:rPr>
          <w:t>function</w:t>
        </w:r>
        <w:r w:rsidR="0008607C" w:rsidRPr="005A4F38">
          <w:rPr>
            <w:rFonts w:ascii="Arial" w:hAnsi="Arial" w:hint="eastAsia"/>
            <w:bCs/>
            <w:szCs w:val="24"/>
            <w:rPrChange w:id="616" w:author="Scott Gaudi" w:date="2016-09-18T12:42:00Z">
              <w:rPr>
                <w:rFonts w:hint="eastAsia"/>
                <w:bCs w:val="0"/>
              </w:rPr>
            </w:rPrChange>
          </w:rPr>
          <w:t xml:space="preserve"> of free-floating planets, WFIRST must meet the </w:t>
        </w:r>
      </w:ins>
      <w:ins w:id="617" w:author="Scott Gaudi" w:date="2016-09-17T17:18:00Z">
        <w:r w:rsidR="0008607C" w:rsidRPr="005A4F38">
          <w:rPr>
            <w:rFonts w:ascii="Arial" w:hAnsi="Arial" w:hint="eastAsia"/>
            <w:bCs/>
            <w:szCs w:val="24"/>
            <w:rPrChange w:id="618" w:author="Scott Gaudi" w:date="2016-09-18T12:42:00Z">
              <w:rPr>
                <w:rFonts w:hint="eastAsia"/>
                <w:bCs w:val="0"/>
              </w:rPr>
            </w:rPrChange>
          </w:rPr>
          <w:t>following requirements:</w:t>
        </w:r>
      </w:ins>
    </w:p>
    <w:p w14:paraId="26D343D5" w14:textId="77777777" w:rsidR="007629E2" w:rsidRPr="005A4F38" w:rsidRDefault="007629E2" w:rsidP="007629E2">
      <w:pPr>
        <w:spacing w:before="0"/>
        <w:rPr>
          <w:ins w:id="619" w:author="Scott Gaudi" w:date="2016-09-17T15:37:00Z"/>
          <w:rFonts w:ascii="Arial" w:hAnsi="Arial"/>
          <w:color w:val="000000"/>
          <w:szCs w:val="24"/>
          <w:rPrChange w:id="620" w:author="Scott Gaudi" w:date="2016-09-18T12:42:00Z">
            <w:rPr>
              <w:ins w:id="621" w:author="Scott Gaudi" w:date="2016-09-17T15:37:00Z"/>
              <w:rFonts w:ascii="Arial" w:hAnsi="Arial"/>
              <w:color w:val="000000"/>
              <w:sz w:val="22"/>
              <w:szCs w:val="22"/>
            </w:rPr>
          </w:rPrChange>
        </w:rPr>
      </w:pPr>
    </w:p>
    <w:p w14:paraId="4C8EC314" w14:textId="48C40896" w:rsidR="007629E2" w:rsidRPr="005A4F38" w:rsidRDefault="00DD10B9">
      <w:pPr>
        <w:spacing w:before="0"/>
        <w:ind w:firstLine="720"/>
        <w:rPr>
          <w:ins w:id="622" w:author="Scott Gaudi" w:date="2016-09-17T15:37:00Z"/>
          <w:rFonts w:ascii="Arial" w:hAnsi="Arial"/>
          <w:szCs w:val="24"/>
          <w:rPrChange w:id="623" w:author="Scott Gaudi" w:date="2016-09-18T12:42:00Z">
            <w:rPr>
              <w:ins w:id="624" w:author="Scott Gaudi" w:date="2016-09-17T15:37:00Z"/>
              <w:rFonts w:ascii="Times" w:hAnsi="Times"/>
              <w:sz w:val="20"/>
            </w:rPr>
          </w:rPrChange>
        </w:rPr>
        <w:pPrChange w:id="625" w:author="Scott Gaudi" w:date="2016-09-17T15:43:00Z">
          <w:pPr>
            <w:spacing w:before="0"/>
          </w:pPr>
        </w:pPrChange>
      </w:pPr>
      <w:ins w:id="626" w:author="Scott Gaudi" w:date="2016-09-17T15:37:00Z">
        <w:r w:rsidRPr="005A4F38">
          <w:rPr>
            <w:rFonts w:ascii="Arial" w:hAnsi="Arial"/>
            <w:color w:val="000000"/>
            <w:szCs w:val="24"/>
            <w:rPrChange w:id="627" w:author="Scott Gaudi" w:date="2016-09-18T12:42:00Z">
              <w:rPr>
                <w:rFonts w:ascii="Arial" w:hAnsi="Arial"/>
                <w:color w:val="000000"/>
                <w:sz w:val="22"/>
                <w:szCs w:val="22"/>
              </w:rPr>
            </w:rPrChange>
          </w:rPr>
          <w:t>EML 1</w:t>
        </w:r>
        <w:r w:rsidR="007629E2" w:rsidRPr="005A4F38">
          <w:rPr>
            <w:rFonts w:ascii="Arial" w:hAnsi="Arial"/>
            <w:color w:val="000000"/>
            <w:szCs w:val="24"/>
            <w:rPrChange w:id="628" w:author="Scott Gaudi" w:date="2016-09-18T12:42:00Z">
              <w:rPr>
                <w:rFonts w:ascii="Arial" w:hAnsi="Arial"/>
                <w:color w:val="000000"/>
                <w:sz w:val="22"/>
                <w:szCs w:val="22"/>
              </w:rPr>
            </w:rPrChange>
          </w:rPr>
          <w:t xml:space="preserve">: WFIRST shall measure the mass function of </w:t>
        </w:r>
        <w:proofErr w:type="spellStart"/>
        <w:r w:rsidR="007629E2" w:rsidRPr="005A4F38">
          <w:rPr>
            <w:rFonts w:ascii="Arial" w:hAnsi="Arial"/>
            <w:color w:val="000000"/>
            <w:szCs w:val="24"/>
            <w:rPrChange w:id="629" w:author="Scott Gaudi" w:date="2016-09-18T12:42:00Z">
              <w:rPr>
                <w:rFonts w:ascii="Arial" w:hAnsi="Arial"/>
                <w:color w:val="000000"/>
                <w:sz w:val="22"/>
                <w:szCs w:val="22"/>
              </w:rPr>
            </w:rPrChange>
          </w:rPr>
          <w:t>exoplanets</w:t>
        </w:r>
        <w:proofErr w:type="spellEnd"/>
        <w:r w:rsidR="007629E2" w:rsidRPr="005A4F38">
          <w:rPr>
            <w:rFonts w:ascii="Arial" w:hAnsi="Arial"/>
            <w:color w:val="000000"/>
            <w:szCs w:val="24"/>
            <w:rPrChange w:id="630" w:author="Scott Gaudi" w:date="2016-09-18T12:42:00Z">
              <w:rPr>
                <w:rFonts w:ascii="Arial" w:hAnsi="Arial"/>
                <w:color w:val="000000"/>
                <w:sz w:val="22"/>
                <w:szCs w:val="22"/>
              </w:rPr>
            </w:rPrChange>
          </w:rPr>
          <w:t xml:space="preserve"> with masses &gt; 1</w:t>
        </w:r>
      </w:ins>
    </w:p>
    <w:p w14:paraId="1BDEA877" w14:textId="0BF8ED8F" w:rsidR="007629E2" w:rsidRPr="005A4F38" w:rsidRDefault="007629E2">
      <w:pPr>
        <w:spacing w:before="0"/>
        <w:ind w:left="720"/>
        <w:rPr>
          <w:ins w:id="631" w:author="Scott Gaudi" w:date="2016-09-17T15:37:00Z"/>
          <w:rFonts w:ascii="Arial" w:hAnsi="Arial"/>
          <w:szCs w:val="24"/>
          <w:rPrChange w:id="632" w:author="Scott Gaudi" w:date="2016-09-18T12:42:00Z">
            <w:rPr>
              <w:ins w:id="633" w:author="Scott Gaudi" w:date="2016-09-17T15:37:00Z"/>
              <w:rFonts w:ascii="Times" w:hAnsi="Times"/>
              <w:sz w:val="20"/>
            </w:rPr>
          </w:rPrChange>
        </w:rPr>
        <w:pPrChange w:id="634" w:author="Scott Gaudi" w:date="2016-09-17T15:43:00Z">
          <w:pPr>
            <w:spacing w:before="0"/>
          </w:pPr>
        </w:pPrChange>
      </w:pPr>
      <w:proofErr w:type="spellStart"/>
      <w:ins w:id="635" w:author="Scott Gaudi" w:date="2016-09-17T15:37:00Z">
        <w:r w:rsidRPr="005A4F38">
          <w:rPr>
            <w:rFonts w:ascii="Arial" w:hAnsi="Arial"/>
            <w:color w:val="000000"/>
            <w:szCs w:val="24"/>
            <w:rPrChange w:id="636" w:author="Scott Gaudi" w:date="2016-09-18T12:42:00Z">
              <w:rPr>
                <w:rFonts w:ascii="Arial" w:hAnsi="Arial"/>
                <w:color w:val="000000"/>
                <w:sz w:val="22"/>
                <w:szCs w:val="22"/>
              </w:rPr>
            </w:rPrChange>
          </w:rPr>
          <w:t>MEarth</w:t>
        </w:r>
        <w:proofErr w:type="spellEnd"/>
        <w:r w:rsidRPr="005A4F38">
          <w:rPr>
            <w:rFonts w:ascii="Arial" w:hAnsi="Arial"/>
            <w:color w:val="000000"/>
            <w:szCs w:val="24"/>
            <w:rPrChange w:id="637" w:author="Scott Gaudi" w:date="2016-09-18T12:42:00Z">
              <w:rPr>
                <w:rFonts w:ascii="Arial" w:hAnsi="Arial"/>
                <w:color w:val="000000"/>
                <w:sz w:val="22"/>
                <w:szCs w:val="22"/>
              </w:rPr>
            </w:rPrChange>
          </w:rPr>
          <w:t xml:space="preserve"> and orbital semi-major a</w:t>
        </w:r>
        <w:r w:rsidR="00FA6F66" w:rsidRPr="005A4F38">
          <w:rPr>
            <w:rFonts w:ascii="Arial" w:hAnsi="Arial"/>
            <w:color w:val="000000"/>
            <w:szCs w:val="24"/>
            <w:rPrChange w:id="638" w:author="Scott Gaudi" w:date="2016-09-18T12:42:00Z">
              <w:rPr>
                <w:rFonts w:ascii="Arial" w:hAnsi="Arial"/>
                <w:color w:val="000000"/>
                <w:sz w:val="22"/>
                <w:szCs w:val="22"/>
              </w:rPr>
            </w:rPrChange>
          </w:rPr>
          <w:t>xes ≥ 1 AU to better than 10% (TBV</w:t>
        </w:r>
        <w:r w:rsidRPr="005A4F38">
          <w:rPr>
            <w:rFonts w:ascii="Arial" w:hAnsi="Arial"/>
            <w:color w:val="000000"/>
            <w:szCs w:val="24"/>
            <w:rPrChange w:id="639" w:author="Scott Gaudi" w:date="2016-09-18T12:42:00Z">
              <w:rPr>
                <w:rFonts w:ascii="Arial" w:hAnsi="Arial"/>
                <w:color w:val="000000"/>
                <w:sz w:val="22"/>
                <w:szCs w:val="22"/>
              </w:rPr>
            </w:rPrChange>
          </w:rPr>
          <w:t>) per decade in mass.</w:t>
        </w:r>
      </w:ins>
    </w:p>
    <w:p w14:paraId="47F19AAC" w14:textId="0A71802C" w:rsidR="007629E2" w:rsidRPr="005A4F38" w:rsidRDefault="00DD10B9" w:rsidP="007629E2">
      <w:pPr>
        <w:spacing w:before="0"/>
        <w:rPr>
          <w:ins w:id="640" w:author="Scott Gaudi" w:date="2016-09-17T15:37:00Z"/>
          <w:rFonts w:ascii="Arial" w:eastAsia="Times New Roman" w:hAnsi="Arial"/>
          <w:szCs w:val="24"/>
          <w:rPrChange w:id="641" w:author="Scott Gaudi" w:date="2016-09-18T12:42:00Z">
            <w:rPr>
              <w:ins w:id="642" w:author="Scott Gaudi" w:date="2016-09-17T15:37:00Z"/>
              <w:rFonts w:ascii="Times" w:eastAsia="Times New Roman" w:hAnsi="Times"/>
              <w:sz w:val="20"/>
            </w:rPr>
          </w:rPrChange>
        </w:rPr>
      </w:pPr>
      <w:ins w:id="643" w:author="Scott Gaudi" w:date="2016-09-17T15:43:00Z">
        <w:r w:rsidRPr="005A4F38">
          <w:rPr>
            <w:rFonts w:ascii="Arial" w:eastAsia="Times New Roman" w:hAnsi="Arial"/>
            <w:szCs w:val="24"/>
            <w:rPrChange w:id="644" w:author="Scott Gaudi" w:date="2016-09-18T12:42:00Z">
              <w:rPr>
                <w:rFonts w:ascii="Times" w:eastAsia="Times New Roman" w:hAnsi="Times"/>
                <w:sz w:val="20"/>
              </w:rPr>
            </w:rPrChange>
          </w:rPr>
          <w:tab/>
        </w:r>
      </w:ins>
    </w:p>
    <w:p w14:paraId="1AC7903A" w14:textId="70F089DE" w:rsidR="007629E2" w:rsidRPr="005A4F38" w:rsidRDefault="00DD10B9">
      <w:pPr>
        <w:spacing w:before="0"/>
        <w:ind w:left="720"/>
        <w:rPr>
          <w:ins w:id="645" w:author="Scott Gaudi" w:date="2016-09-17T15:37:00Z"/>
          <w:rFonts w:ascii="Arial" w:hAnsi="Arial"/>
          <w:szCs w:val="24"/>
          <w:rPrChange w:id="646" w:author="Scott Gaudi" w:date="2016-09-18T12:42:00Z">
            <w:rPr>
              <w:ins w:id="647" w:author="Scott Gaudi" w:date="2016-09-17T15:37:00Z"/>
              <w:rFonts w:ascii="Times" w:hAnsi="Times"/>
              <w:sz w:val="20"/>
            </w:rPr>
          </w:rPrChange>
        </w:rPr>
        <w:pPrChange w:id="648" w:author="Scott Gaudi" w:date="2016-09-17T15:43:00Z">
          <w:pPr>
            <w:spacing w:before="0"/>
          </w:pPr>
        </w:pPrChange>
      </w:pPr>
      <w:ins w:id="649" w:author="Scott Gaudi" w:date="2016-09-17T15:37:00Z">
        <w:r w:rsidRPr="005A4F38">
          <w:rPr>
            <w:rFonts w:ascii="Arial" w:hAnsi="Arial"/>
            <w:color w:val="000000"/>
            <w:szCs w:val="24"/>
            <w:rPrChange w:id="650" w:author="Scott Gaudi" w:date="2016-09-18T12:42:00Z">
              <w:rPr>
                <w:rFonts w:ascii="Arial" w:hAnsi="Arial"/>
                <w:color w:val="000000"/>
                <w:sz w:val="22"/>
                <w:szCs w:val="22"/>
              </w:rPr>
            </w:rPrChange>
          </w:rPr>
          <w:t>EML 2</w:t>
        </w:r>
        <w:r w:rsidR="007629E2" w:rsidRPr="005A4F38">
          <w:rPr>
            <w:rFonts w:ascii="Arial" w:hAnsi="Arial"/>
            <w:color w:val="000000"/>
            <w:szCs w:val="24"/>
            <w:rPrChange w:id="651" w:author="Scott Gaudi" w:date="2016-09-18T12:42:00Z">
              <w:rPr>
                <w:rFonts w:ascii="Arial" w:hAnsi="Arial"/>
                <w:color w:val="000000"/>
                <w:sz w:val="22"/>
                <w:szCs w:val="22"/>
              </w:rPr>
            </w:rPrChange>
          </w:rPr>
          <w:t xml:space="preserve">: WFIRST shall measure the frequency of Mars-mass </w:t>
        </w:r>
        <w:r w:rsidR="00D12660">
          <w:rPr>
            <w:rFonts w:ascii="Arial" w:hAnsi="Arial"/>
            <w:color w:val="000000"/>
            <w:szCs w:val="24"/>
          </w:rPr>
          <w:t>objects to 20</w:t>
        </w:r>
        <w:r w:rsidR="00FA6F66" w:rsidRPr="005A4F38">
          <w:rPr>
            <w:rFonts w:ascii="Arial" w:hAnsi="Arial"/>
            <w:color w:val="000000"/>
            <w:szCs w:val="24"/>
            <w:rPrChange w:id="652" w:author="Scott Gaudi" w:date="2016-09-18T12:42:00Z">
              <w:rPr>
                <w:rFonts w:ascii="Arial" w:hAnsi="Arial"/>
                <w:color w:val="000000"/>
                <w:sz w:val="22"/>
                <w:szCs w:val="22"/>
              </w:rPr>
            </w:rPrChange>
          </w:rPr>
          <w:t>% (</w:t>
        </w:r>
      </w:ins>
      <w:ins w:id="653" w:author="Scott Gaudi" w:date="2016-09-18T11:31:00Z">
        <w:r w:rsidR="00FA6F66" w:rsidRPr="005A4F38">
          <w:rPr>
            <w:rFonts w:ascii="Arial" w:hAnsi="Arial"/>
            <w:color w:val="000000"/>
            <w:szCs w:val="24"/>
            <w:rPrChange w:id="654" w:author="Scott Gaudi" w:date="2016-09-18T12:42:00Z">
              <w:rPr>
                <w:rFonts w:ascii="Arial" w:hAnsi="Arial"/>
                <w:color w:val="000000"/>
                <w:sz w:val="22"/>
                <w:szCs w:val="22"/>
              </w:rPr>
            </w:rPrChange>
          </w:rPr>
          <w:t>TBV</w:t>
        </w:r>
      </w:ins>
      <w:ins w:id="655" w:author="Scott Gaudi" w:date="2016-09-17T15:37:00Z">
        <w:r w:rsidR="007629E2" w:rsidRPr="005A4F38">
          <w:rPr>
            <w:rFonts w:ascii="Arial" w:hAnsi="Arial"/>
            <w:color w:val="000000"/>
            <w:szCs w:val="24"/>
            <w:rPrChange w:id="656" w:author="Scott Gaudi" w:date="2016-09-18T12:42:00Z">
              <w:rPr>
                <w:rFonts w:ascii="Arial" w:hAnsi="Arial"/>
                <w:color w:val="000000"/>
                <w:sz w:val="22"/>
                <w:szCs w:val="22"/>
              </w:rPr>
            </w:rPrChange>
          </w:rPr>
          <w:t>)</w:t>
        </w:r>
      </w:ins>
      <w:ins w:id="657" w:author="Scott Gaudi" w:date="2016-09-18T11:31:00Z">
        <w:r w:rsidR="00FA6F66" w:rsidRPr="005A4F38">
          <w:rPr>
            <w:rFonts w:ascii="Arial" w:hAnsi="Arial"/>
            <w:color w:val="000000"/>
            <w:szCs w:val="24"/>
            <w:rPrChange w:id="658" w:author="Scott Gaudi" w:date="2016-09-18T12:42:00Z">
              <w:rPr>
                <w:rFonts w:ascii="Arial" w:hAnsi="Arial"/>
                <w:color w:val="000000"/>
                <w:sz w:val="22"/>
                <w:szCs w:val="22"/>
              </w:rPr>
            </w:rPrChange>
          </w:rPr>
          <w:t>.</w:t>
        </w:r>
      </w:ins>
    </w:p>
    <w:p w14:paraId="74F4CF71" w14:textId="77777777" w:rsidR="007629E2" w:rsidRPr="005A4F38" w:rsidRDefault="007629E2" w:rsidP="007629E2">
      <w:pPr>
        <w:spacing w:before="0"/>
        <w:rPr>
          <w:ins w:id="659" w:author="Scott Gaudi" w:date="2016-09-17T15:37:00Z"/>
          <w:rFonts w:ascii="Arial" w:eastAsia="Times New Roman" w:hAnsi="Arial"/>
          <w:szCs w:val="24"/>
          <w:rPrChange w:id="660" w:author="Scott Gaudi" w:date="2016-09-18T12:42:00Z">
            <w:rPr>
              <w:ins w:id="661" w:author="Scott Gaudi" w:date="2016-09-17T15:37:00Z"/>
              <w:rFonts w:ascii="Times" w:eastAsia="Times New Roman" w:hAnsi="Times"/>
              <w:sz w:val="20"/>
            </w:rPr>
          </w:rPrChange>
        </w:rPr>
      </w:pPr>
    </w:p>
    <w:p w14:paraId="6874299E" w14:textId="712D120F" w:rsidR="007629E2" w:rsidRPr="005A4F38" w:rsidRDefault="00DD10B9">
      <w:pPr>
        <w:spacing w:before="0"/>
        <w:ind w:left="720"/>
        <w:rPr>
          <w:ins w:id="662" w:author="Scott Gaudi" w:date="2016-09-17T15:37:00Z"/>
          <w:rFonts w:ascii="Arial" w:hAnsi="Arial"/>
          <w:szCs w:val="24"/>
          <w:rPrChange w:id="663" w:author="Scott Gaudi" w:date="2016-09-18T12:42:00Z">
            <w:rPr>
              <w:ins w:id="664" w:author="Scott Gaudi" w:date="2016-09-17T15:37:00Z"/>
              <w:rFonts w:ascii="Times" w:hAnsi="Times"/>
              <w:sz w:val="20"/>
            </w:rPr>
          </w:rPrChange>
        </w:rPr>
        <w:pPrChange w:id="665" w:author="Scott Gaudi" w:date="2016-09-17T15:44:00Z">
          <w:pPr>
            <w:spacing w:before="0"/>
          </w:pPr>
        </w:pPrChange>
      </w:pPr>
      <w:ins w:id="666" w:author="Scott Gaudi" w:date="2016-09-17T15:37:00Z">
        <w:r w:rsidRPr="005A4F38">
          <w:rPr>
            <w:rFonts w:ascii="Arial" w:hAnsi="Arial"/>
            <w:color w:val="000000"/>
            <w:szCs w:val="24"/>
            <w:rPrChange w:id="667" w:author="Scott Gaudi" w:date="2016-09-18T12:42:00Z">
              <w:rPr>
                <w:rFonts w:ascii="Arial" w:hAnsi="Arial"/>
                <w:color w:val="000000"/>
                <w:sz w:val="22"/>
                <w:szCs w:val="22"/>
              </w:rPr>
            </w:rPrChange>
          </w:rPr>
          <w:t>EML 3</w:t>
        </w:r>
        <w:r w:rsidR="007629E2" w:rsidRPr="005A4F38">
          <w:rPr>
            <w:rFonts w:ascii="Arial" w:hAnsi="Arial"/>
            <w:color w:val="000000"/>
            <w:szCs w:val="24"/>
            <w:rPrChange w:id="668" w:author="Scott Gaudi" w:date="2016-09-18T12:42:00Z">
              <w:rPr>
                <w:rFonts w:ascii="Arial" w:hAnsi="Arial"/>
                <w:color w:val="000000"/>
                <w:sz w:val="22"/>
                <w:szCs w:val="22"/>
              </w:rPr>
            </w:rPrChange>
          </w:rPr>
          <w:t>: WFIRST shall determine the masses of, and distances to, host stars of 50%</w:t>
        </w:r>
      </w:ins>
      <w:ins w:id="669" w:author="Scott Gaudi" w:date="2016-09-17T15:44:00Z">
        <w:r w:rsidRPr="005A4F38">
          <w:rPr>
            <w:rFonts w:ascii="Arial" w:hAnsi="Arial"/>
            <w:szCs w:val="24"/>
            <w:rPrChange w:id="670" w:author="Scott Gaudi" w:date="2016-09-18T12:42:00Z">
              <w:rPr>
                <w:rFonts w:ascii="Times" w:hAnsi="Times"/>
                <w:sz w:val="20"/>
              </w:rPr>
            </w:rPrChange>
          </w:rPr>
          <w:t xml:space="preserve"> </w:t>
        </w:r>
      </w:ins>
      <w:ins w:id="671" w:author="Scott Gaudi" w:date="2016-09-17T15:37:00Z">
        <w:r w:rsidR="007629E2" w:rsidRPr="005A4F38">
          <w:rPr>
            <w:rFonts w:ascii="Arial" w:hAnsi="Arial"/>
            <w:color w:val="000000"/>
            <w:szCs w:val="24"/>
            <w:rPrChange w:id="672" w:author="Scott Gaudi" w:date="2016-09-18T12:42:00Z">
              <w:rPr>
                <w:rFonts w:ascii="Arial" w:hAnsi="Arial"/>
                <w:color w:val="000000"/>
                <w:sz w:val="22"/>
                <w:szCs w:val="22"/>
              </w:rPr>
            </w:rPrChange>
          </w:rPr>
          <w:t>(</w:t>
        </w:r>
      </w:ins>
      <w:ins w:id="673" w:author="Scott Gaudi" w:date="2016-09-18T11:31:00Z">
        <w:r w:rsidR="00FA6F66" w:rsidRPr="005A4F38">
          <w:rPr>
            <w:rFonts w:ascii="Arial" w:hAnsi="Arial"/>
            <w:color w:val="000000"/>
            <w:szCs w:val="24"/>
            <w:rPrChange w:id="674" w:author="Scott Gaudi" w:date="2016-09-18T12:42:00Z">
              <w:rPr>
                <w:rFonts w:ascii="Arial" w:hAnsi="Arial"/>
                <w:color w:val="000000"/>
                <w:sz w:val="22"/>
                <w:szCs w:val="22"/>
              </w:rPr>
            </w:rPrChange>
          </w:rPr>
          <w:t>TBV</w:t>
        </w:r>
      </w:ins>
      <w:ins w:id="675" w:author="Scott Gaudi" w:date="2016-09-17T15:37:00Z">
        <w:r w:rsidR="007629E2" w:rsidRPr="005A4F38">
          <w:rPr>
            <w:rFonts w:ascii="Arial" w:hAnsi="Arial"/>
            <w:color w:val="000000"/>
            <w:szCs w:val="24"/>
            <w:rPrChange w:id="676" w:author="Scott Gaudi" w:date="2016-09-18T12:42:00Z">
              <w:rPr>
                <w:rFonts w:ascii="Arial" w:hAnsi="Arial"/>
                <w:color w:val="000000"/>
                <w:sz w:val="22"/>
                <w:szCs w:val="22"/>
              </w:rPr>
            </w:rPrChange>
          </w:rPr>
          <w:t>) of the detected plan</w:t>
        </w:r>
        <w:r w:rsidR="00FA6F66" w:rsidRPr="005A4F38">
          <w:rPr>
            <w:rFonts w:ascii="Arial" w:hAnsi="Arial"/>
            <w:color w:val="000000"/>
            <w:szCs w:val="24"/>
            <w:rPrChange w:id="677" w:author="Scott Gaudi" w:date="2016-09-18T12:42:00Z">
              <w:rPr>
                <w:rFonts w:ascii="Arial" w:hAnsi="Arial"/>
                <w:color w:val="000000"/>
                <w:sz w:val="22"/>
                <w:szCs w:val="22"/>
              </w:rPr>
            </w:rPrChange>
          </w:rPr>
          <w:t>ets with a precision of 20% (</w:t>
        </w:r>
      </w:ins>
      <w:ins w:id="678" w:author="Scott Gaudi" w:date="2016-09-18T11:31:00Z">
        <w:r w:rsidR="00FA6F66" w:rsidRPr="005A4F38">
          <w:rPr>
            <w:rFonts w:ascii="Arial" w:hAnsi="Arial"/>
            <w:color w:val="000000"/>
            <w:szCs w:val="24"/>
            <w:rPrChange w:id="679" w:author="Scott Gaudi" w:date="2016-09-18T12:42:00Z">
              <w:rPr>
                <w:rFonts w:ascii="Arial" w:hAnsi="Arial"/>
                <w:color w:val="000000"/>
                <w:sz w:val="22"/>
                <w:szCs w:val="22"/>
              </w:rPr>
            </w:rPrChange>
          </w:rPr>
          <w:t>TBV</w:t>
        </w:r>
      </w:ins>
      <w:ins w:id="680" w:author="Scott Gaudi" w:date="2016-09-17T15:37:00Z">
        <w:r w:rsidR="007629E2" w:rsidRPr="005A4F38">
          <w:rPr>
            <w:rFonts w:ascii="Arial" w:hAnsi="Arial"/>
            <w:color w:val="000000"/>
            <w:szCs w:val="24"/>
            <w:rPrChange w:id="681" w:author="Scott Gaudi" w:date="2016-09-18T12:42:00Z">
              <w:rPr>
                <w:rFonts w:ascii="Arial" w:hAnsi="Arial"/>
                <w:color w:val="000000"/>
                <w:sz w:val="22"/>
                <w:szCs w:val="22"/>
              </w:rPr>
            </w:rPrChange>
          </w:rPr>
          <w:t>).</w:t>
        </w:r>
      </w:ins>
    </w:p>
    <w:p w14:paraId="4B6D7B13" w14:textId="77777777" w:rsidR="007629E2" w:rsidRPr="005A4F38" w:rsidRDefault="007629E2" w:rsidP="007629E2">
      <w:pPr>
        <w:spacing w:before="0"/>
        <w:rPr>
          <w:ins w:id="682" w:author="Scott Gaudi" w:date="2016-09-17T15:37:00Z"/>
          <w:rFonts w:ascii="Arial" w:eastAsia="Times New Roman" w:hAnsi="Arial"/>
          <w:szCs w:val="24"/>
          <w:rPrChange w:id="683" w:author="Scott Gaudi" w:date="2016-09-18T12:42:00Z">
            <w:rPr>
              <w:ins w:id="684" w:author="Scott Gaudi" w:date="2016-09-17T15:37:00Z"/>
              <w:rFonts w:ascii="Times" w:eastAsia="Times New Roman" w:hAnsi="Times"/>
              <w:sz w:val="20"/>
            </w:rPr>
          </w:rPrChange>
        </w:rPr>
      </w:pPr>
    </w:p>
    <w:p w14:paraId="14A0781F" w14:textId="431E8458" w:rsidR="007629E2" w:rsidRPr="005A4F38" w:rsidRDefault="00DD10B9">
      <w:pPr>
        <w:spacing w:before="0"/>
        <w:ind w:left="720"/>
        <w:rPr>
          <w:ins w:id="685" w:author="Scott Gaudi" w:date="2016-09-17T15:37:00Z"/>
          <w:rFonts w:ascii="Arial" w:hAnsi="Arial"/>
          <w:szCs w:val="24"/>
          <w:rPrChange w:id="686" w:author="Scott Gaudi" w:date="2016-09-18T12:42:00Z">
            <w:rPr>
              <w:ins w:id="687" w:author="Scott Gaudi" w:date="2016-09-17T15:37:00Z"/>
              <w:rFonts w:ascii="Times" w:hAnsi="Times"/>
              <w:sz w:val="20"/>
            </w:rPr>
          </w:rPrChange>
        </w:rPr>
        <w:pPrChange w:id="688" w:author="Scott Gaudi" w:date="2016-09-17T15:44:00Z">
          <w:pPr>
            <w:spacing w:before="0"/>
          </w:pPr>
        </w:pPrChange>
      </w:pPr>
      <w:ins w:id="689" w:author="Scott Gaudi" w:date="2016-09-17T15:37:00Z">
        <w:r w:rsidRPr="005A4F38">
          <w:rPr>
            <w:rFonts w:ascii="Arial" w:hAnsi="Arial"/>
            <w:color w:val="000000"/>
            <w:szCs w:val="24"/>
            <w:rPrChange w:id="690" w:author="Scott Gaudi" w:date="2016-09-18T12:42:00Z">
              <w:rPr>
                <w:rFonts w:ascii="Arial" w:hAnsi="Arial"/>
                <w:color w:val="000000"/>
                <w:sz w:val="22"/>
                <w:szCs w:val="22"/>
              </w:rPr>
            </w:rPrChange>
          </w:rPr>
          <w:t>EML 4</w:t>
        </w:r>
        <w:r w:rsidR="007629E2" w:rsidRPr="005A4F38">
          <w:rPr>
            <w:rFonts w:ascii="Arial" w:hAnsi="Arial"/>
            <w:color w:val="000000"/>
            <w:szCs w:val="24"/>
            <w:rPrChange w:id="691" w:author="Scott Gaudi" w:date="2016-09-18T12:42:00Z">
              <w:rPr>
                <w:rFonts w:ascii="Arial" w:hAnsi="Arial"/>
                <w:color w:val="000000"/>
                <w:sz w:val="22"/>
                <w:szCs w:val="22"/>
              </w:rPr>
            </w:rPrChange>
          </w:rPr>
          <w:t>: WFIRST shall measure the frequency of free floating planetary-mass objects in</w:t>
        </w:r>
      </w:ins>
      <w:ins w:id="692" w:author="Scott Gaudi" w:date="2016-09-17T15:44:00Z">
        <w:r w:rsidRPr="005A4F38">
          <w:rPr>
            <w:rFonts w:ascii="Arial" w:hAnsi="Arial"/>
            <w:szCs w:val="24"/>
            <w:rPrChange w:id="693" w:author="Scott Gaudi" w:date="2016-09-18T12:42:00Z">
              <w:rPr>
                <w:rFonts w:ascii="Times" w:hAnsi="Times"/>
                <w:sz w:val="20"/>
              </w:rPr>
            </w:rPrChange>
          </w:rPr>
          <w:t xml:space="preserve"> </w:t>
        </w:r>
      </w:ins>
      <w:ins w:id="694" w:author="Scott Gaudi" w:date="2016-09-17T15:37:00Z">
        <w:r w:rsidR="007629E2" w:rsidRPr="005A4F38">
          <w:rPr>
            <w:rFonts w:ascii="Arial" w:hAnsi="Arial"/>
            <w:color w:val="000000"/>
            <w:szCs w:val="24"/>
            <w:rPrChange w:id="695" w:author="Scott Gaudi" w:date="2016-09-18T12:42:00Z">
              <w:rPr>
                <w:rFonts w:ascii="Arial" w:hAnsi="Arial"/>
                <w:color w:val="000000"/>
                <w:sz w:val="22"/>
                <w:szCs w:val="22"/>
              </w:rPr>
            </w:rPrChange>
          </w:rPr>
          <w:t xml:space="preserve">the Galaxy from Mars to 10 Jupiter masses in mass. If there is one </w:t>
        </w:r>
        <w:proofErr w:type="spellStart"/>
        <w:r w:rsidR="007629E2" w:rsidRPr="005A4F38">
          <w:rPr>
            <w:rFonts w:ascii="Arial" w:hAnsi="Arial"/>
            <w:color w:val="000000"/>
            <w:szCs w:val="24"/>
            <w:rPrChange w:id="696" w:author="Scott Gaudi" w:date="2016-09-18T12:42:00Z">
              <w:rPr>
                <w:rFonts w:ascii="Arial" w:hAnsi="Arial"/>
                <w:color w:val="000000"/>
                <w:sz w:val="22"/>
                <w:szCs w:val="22"/>
              </w:rPr>
            </w:rPrChange>
          </w:rPr>
          <w:t>MEarth</w:t>
        </w:r>
        <w:proofErr w:type="spellEnd"/>
        <w:r w:rsidR="007629E2" w:rsidRPr="005A4F38">
          <w:rPr>
            <w:rFonts w:ascii="Arial" w:hAnsi="Arial"/>
            <w:color w:val="000000"/>
            <w:szCs w:val="24"/>
            <w:rPrChange w:id="697" w:author="Scott Gaudi" w:date="2016-09-18T12:42:00Z">
              <w:rPr>
                <w:rFonts w:ascii="Arial" w:hAnsi="Arial"/>
                <w:color w:val="000000"/>
                <w:sz w:val="22"/>
                <w:szCs w:val="22"/>
              </w:rPr>
            </w:rPrChange>
          </w:rPr>
          <w:t xml:space="preserve"> free-floating planet per star, measure this frequency to ~</w:t>
        </w:r>
      </w:ins>
      <w:ins w:id="698" w:author="Scott Gaudi" w:date="2016-09-18T11:30:00Z">
        <w:r w:rsidR="00FA6F66" w:rsidRPr="005A4F38">
          <w:rPr>
            <w:rFonts w:ascii="Arial" w:hAnsi="Arial"/>
            <w:color w:val="000000"/>
            <w:szCs w:val="24"/>
            <w:rPrChange w:id="699" w:author="Scott Gaudi" w:date="2016-09-18T12:42:00Z">
              <w:rPr>
                <w:rFonts w:ascii="Arial" w:hAnsi="Arial"/>
                <w:color w:val="000000"/>
                <w:sz w:val="22"/>
                <w:szCs w:val="22"/>
              </w:rPr>
            </w:rPrChange>
          </w:rPr>
          <w:t>20</w:t>
        </w:r>
      </w:ins>
      <w:ins w:id="700" w:author="Scott Gaudi" w:date="2016-09-17T15:37:00Z">
        <w:r w:rsidR="007629E2" w:rsidRPr="005A4F38">
          <w:rPr>
            <w:rFonts w:ascii="Arial" w:hAnsi="Arial"/>
            <w:color w:val="000000"/>
            <w:szCs w:val="24"/>
            <w:rPrChange w:id="701" w:author="Scott Gaudi" w:date="2016-09-18T12:42:00Z">
              <w:rPr>
                <w:rFonts w:ascii="Arial" w:hAnsi="Arial"/>
                <w:color w:val="000000"/>
                <w:sz w:val="22"/>
                <w:szCs w:val="22"/>
              </w:rPr>
            </w:rPrChange>
          </w:rPr>
          <w:t>%</w:t>
        </w:r>
        <w:r w:rsidR="00FA6F66" w:rsidRPr="005A4F38">
          <w:rPr>
            <w:rFonts w:ascii="Arial" w:hAnsi="Arial"/>
            <w:color w:val="000000"/>
            <w:szCs w:val="24"/>
            <w:rPrChange w:id="702" w:author="Scott Gaudi" w:date="2016-09-18T12:42:00Z">
              <w:rPr>
                <w:rFonts w:ascii="Arial" w:hAnsi="Arial"/>
                <w:color w:val="000000"/>
                <w:sz w:val="22"/>
                <w:szCs w:val="22"/>
              </w:rPr>
            </w:rPrChange>
          </w:rPr>
          <w:t xml:space="preserve"> (</w:t>
        </w:r>
      </w:ins>
      <w:ins w:id="703" w:author="Scott Gaudi" w:date="2016-09-18T11:31:00Z">
        <w:r w:rsidR="00FA6F66" w:rsidRPr="005A4F38">
          <w:rPr>
            <w:rFonts w:ascii="Arial" w:hAnsi="Arial"/>
            <w:color w:val="000000"/>
            <w:szCs w:val="24"/>
            <w:rPrChange w:id="704" w:author="Scott Gaudi" w:date="2016-09-18T12:42:00Z">
              <w:rPr>
                <w:rFonts w:ascii="Arial" w:hAnsi="Arial"/>
                <w:color w:val="000000"/>
                <w:sz w:val="22"/>
                <w:szCs w:val="22"/>
              </w:rPr>
            </w:rPrChange>
          </w:rPr>
          <w:t>TBV</w:t>
        </w:r>
      </w:ins>
      <w:ins w:id="705" w:author="Scott Gaudi" w:date="2016-09-17T15:37:00Z">
        <w:r w:rsidR="00FA6F66" w:rsidRPr="005A4F38">
          <w:rPr>
            <w:rFonts w:ascii="Arial" w:hAnsi="Arial"/>
            <w:color w:val="000000"/>
            <w:szCs w:val="24"/>
            <w:rPrChange w:id="706" w:author="Scott Gaudi" w:date="2016-09-18T12:42:00Z">
              <w:rPr>
                <w:rFonts w:ascii="Arial" w:hAnsi="Arial"/>
                <w:color w:val="000000"/>
                <w:sz w:val="22"/>
                <w:szCs w:val="22"/>
              </w:rPr>
            </w:rPrChange>
          </w:rPr>
          <w:t>).</w:t>
        </w:r>
      </w:ins>
    </w:p>
    <w:p w14:paraId="6B2D08F0" w14:textId="77777777" w:rsidR="007629E2" w:rsidRPr="005A4F38" w:rsidRDefault="007629E2" w:rsidP="007629E2">
      <w:pPr>
        <w:spacing w:before="0"/>
        <w:rPr>
          <w:ins w:id="707" w:author="Scott Gaudi" w:date="2016-09-17T15:37:00Z"/>
          <w:rFonts w:ascii="Arial" w:eastAsia="Times New Roman" w:hAnsi="Arial"/>
          <w:szCs w:val="24"/>
          <w:rPrChange w:id="708" w:author="Scott Gaudi" w:date="2016-09-18T12:42:00Z">
            <w:rPr>
              <w:ins w:id="709" w:author="Scott Gaudi" w:date="2016-09-17T15:37:00Z"/>
              <w:rFonts w:ascii="Times" w:eastAsia="Times New Roman" w:hAnsi="Times"/>
              <w:sz w:val="20"/>
            </w:rPr>
          </w:rPrChange>
        </w:rPr>
      </w:pPr>
    </w:p>
    <w:p w14:paraId="39BCCA8F" w14:textId="3005DFA2" w:rsidR="007629E2" w:rsidRPr="005A4F38" w:rsidRDefault="00DD10B9">
      <w:pPr>
        <w:spacing w:before="0"/>
        <w:ind w:left="720"/>
        <w:rPr>
          <w:ins w:id="710" w:author="Scott Gaudi" w:date="2016-09-17T15:37:00Z"/>
          <w:rFonts w:ascii="Arial" w:hAnsi="Arial"/>
          <w:szCs w:val="24"/>
          <w:rPrChange w:id="711" w:author="Scott Gaudi" w:date="2016-09-18T12:42:00Z">
            <w:rPr>
              <w:ins w:id="712" w:author="Scott Gaudi" w:date="2016-09-17T15:37:00Z"/>
              <w:rFonts w:ascii="Times" w:hAnsi="Times"/>
              <w:sz w:val="20"/>
            </w:rPr>
          </w:rPrChange>
        </w:rPr>
        <w:pPrChange w:id="713" w:author="Scott Gaudi" w:date="2016-09-17T15:44:00Z">
          <w:pPr>
            <w:spacing w:before="0"/>
          </w:pPr>
        </w:pPrChange>
      </w:pPr>
      <w:ins w:id="714" w:author="Scott Gaudi" w:date="2016-09-17T15:37:00Z">
        <w:r w:rsidRPr="005A4F38">
          <w:rPr>
            <w:rFonts w:ascii="Arial" w:hAnsi="Arial"/>
            <w:color w:val="000000"/>
            <w:szCs w:val="24"/>
            <w:rPrChange w:id="715" w:author="Scott Gaudi" w:date="2016-09-18T12:42:00Z">
              <w:rPr>
                <w:rFonts w:ascii="Arial" w:hAnsi="Arial"/>
                <w:color w:val="000000"/>
                <w:sz w:val="22"/>
                <w:szCs w:val="22"/>
              </w:rPr>
            </w:rPrChange>
          </w:rPr>
          <w:t>EML 5</w:t>
        </w:r>
        <w:r w:rsidR="007629E2" w:rsidRPr="005A4F38">
          <w:rPr>
            <w:rFonts w:ascii="Arial" w:hAnsi="Arial"/>
            <w:color w:val="000000"/>
            <w:szCs w:val="24"/>
            <w:rPrChange w:id="716" w:author="Scott Gaudi" w:date="2016-09-18T12:42:00Z">
              <w:rPr>
                <w:rFonts w:ascii="Arial" w:hAnsi="Arial"/>
                <w:color w:val="000000"/>
                <w:sz w:val="22"/>
                <w:szCs w:val="22"/>
              </w:rPr>
            </w:rPrChange>
          </w:rPr>
          <w:t>: WFIRS</w:t>
        </w:r>
        <w:r w:rsidR="00FA6F66" w:rsidRPr="005A4F38">
          <w:rPr>
            <w:rFonts w:ascii="Arial" w:hAnsi="Arial"/>
            <w:color w:val="000000"/>
            <w:szCs w:val="24"/>
            <w:rPrChange w:id="717" w:author="Scott Gaudi" w:date="2016-09-18T12:42:00Z">
              <w:rPr>
                <w:rFonts w:ascii="Arial" w:hAnsi="Arial"/>
                <w:color w:val="000000"/>
                <w:sz w:val="22"/>
                <w:szCs w:val="22"/>
              </w:rPr>
            </w:rPrChange>
          </w:rPr>
          <w:t>T shall</w:t>
        </w:r>
      </w:ins>
      <w:ins w:id="718" w:author="Scott Gaudi" w:date="2016-09-27T13:14:00Z">
        <w:r w:rsidR="0046132D">
          <w:rPr>
            <w:rFonts w:ascii="Arial" w:hAnsi="Arial"/>
            <w:color w:val="000000"/>
            <w:szCs w:val="24"/>
          </w:rPr>
          <w:t xml:space="preserve"> provide </w:t>
        </w:r>
      </w:ins>
      <w:ins w:id="719" w:author="Scott Gaudi" w:date="2016-09-27T13:15:00Z">
        <w:r w:rsidR="0046132D">
          <w:rPr>
            <w:rFonts w:ascii="Arial" w:hAnsi="Arial"/>
            <w:color w:val="000000"/>
            <w:szCs w:val="24"/>
          </w:rPr>
          <w:t xml:space="preserve">alerts that </w:t>
        </w:r>
      </w:ins>
      <w:ins w:id="720" w:author="Scott Gaudi" w:date="2016-09-27T13:14:00Z">
        <w:r w:rsidR="0046132D">
          <w:rPr>
            <w:rFonts w:ascii="Arial" w:hAnsi="Arial"/>
            <w:color w:val="000000"/>
            <w:szCs w:val="24"/>
          </w:rPr>
          <w:t xml:space="preserve">allow for the </w:t>
        </w:r>
      </w:ins>
      <w:ins w:id="721" w:author="Scott Gaudi" w:date="2016-09-17T15:37:00Z">
        <w:r w:rsidR="0046132D">
          <w:rPr>
            <w:rFonts w:ascii="Arial" w:hAnsi="Arial"/>
            <w:color w:val="000000"/>
            <w:szCs w:val="24"/>
          </w:rPr>
          <w:t xml:space="preserve">measurement of </w:t>
        </w:r>
        <w:r w:rsidR="00FA6F66" w:rsidRPr="005A4F38">
          <w:rPr>
            <w:rFonts w:ascii="Arial" w:hAnsi="Arial"/>
            <w:color w:val="000000"/>
            <w:szCs w:val="24"/>
            <w:rPrChange w:id="722" w:author="Scott Gaudi" w:date="2016-09-18T12:42:00Z">
              <w:rPr>
                <w:rFonts w:ascii="Arial" w:hAnsi="Arial"/>
                <w:color w:val="000000"/>
                <w:sz w:val="22"/>
                <w:szCs w:val="22"/>
              </w:rPr>
            </w:rPrChange>
          </w:rPr>
          <w:t xml:space="preserve">the masses of </w:t>
        </w:r>
      </w:ins>
      <w:ins w:id="723" w:author="Scott Gaudi" w:date="2016-09-18T11:31:00Z">
        <w:r w:rsidR="00FA6F66" w:rsidRPr="005A4F38">
          <w:rPr>
            <w:rFonts w:ascii="Arial" w:hAnsi="Arial"/>
            <w:color w:val="000000"/>
            <w:szCs w:val="24"/>
            <w:rPrChange w:id="724" w:author="Scott Gaudi" w:date="2016-09-18T12:42:00Z">
              <w:rPr>
                <w:rFonts w:ascii="Arial" w:hAnsi="Arial"/>
                <w:color w:val="000000"/>
                <w:sz w:val="22"/>
                <w:szCs w:val="22"/>
              </w:rPr>
            </w:rPrChange>
          </w:rPr>
          <w:t>50</w:t>
        </w:r>
      </w:ins>
      <w:ins w:id="725" w:author="Scott Gaudi" w:date="2016-09-17T15:37:00Z">
        <w:r w:rsidR="007629E2" w:rsidRPr="005A4F38">
          <w:rPr>
            <w:rFonts w:ascii="Arial" w:hAnsi="Arial"/>
            <w:color w:val="000000"/>
            <w:szCs w:val="24"/>
            <w:rPrChange w:id="726" w:author="Scott Gaudi" w:date="2016-09-18T12:42:00Z">
              <w:rPr>
                <w:rFonts w:ascii="Arial" w:hAnsi="Arial"/>
                <w:color w:val="000000"/>
                <w:sz w:val="22"/>
                <w:szCs w:val="22"/>
              </w:rPr>
            </w:rPrChange>
          </w:rPr>
          <w:t xml:space="preserve">% </w:t>
        </w:r>
      </w:ins>
      <w:ins w:id="727" w:author="Scott Gaudi" w:date="2016-09-18T11:31:00Z">
        <w:r w:rsidR="00FA6F66" w:rsidRPr="005A4F38">
          <w:rPr>
            <w:rFonts w:ascii="Arial" w:hAnsi="Arial"/>
            <w:color w:val="000000"/>
            <w:szCs w:val="24"/>
            <w:rPrChange w:id="728" w:author="Scott Gaudi" w:date="2016-09-18T12:42:00Z">
              <w:rPr>
                <w:rFonts w:ascii="Arial" w:hAnsi="Arial"/>
                <w:color w:val="000000"/>
                <w:sz w:val="22"/>
                <w:szCs w:val="22"/>
              </w:rPr>
            </w:rPrChange>
          </w:rPr>
          <w:t xml:space="preserve">(TBV) </w:t>
        </w:r>
      </w:ins>
      <w:ins w:id="729" w:author="Scott Gaudi" w:date="2016-09-17T15:37:00Z">
        <w:r w:rsidR="007629E2" w:rsidRPr="005A4F38">
          <w:rPr>
            <w:rFonts w:ascii="Arial" w:hAnsi="Arial"/>
            <w:color w:val="000000"/>
            <w:szCs w:val="24"/>
            <w:rPrChange w:id="730" w:author="Scott Gaudi" w:date="2016-09-18T12:42:00Z">
              <w:rPr>
                <w:rFonts w:ascii="Arial" w:hAnsi="Arial"/>
                <w:color w:val="000000"/>
                <w:sz w:val="22"/>
                <w:szCs w:val="22"/>
              </w:rPr>
            </w:rPrChange>
          </w:rPr>
          <w:t>of free-floating detected planetary-mass objects to a precision of</w:t>
        </w:r>
      </w:ins>
      <w:ins w:id="731" w:author="Scott Gaudi" w:date="2016-09-17T17:20:00Z">
        <w:r w:rsidR="00FA6F66" w:rsidRPr="005A4F38">
          <w:rPr>
            <w:rFonts w:ascii="Arial" w:hAnsi="Arial"/>
            <w:color w:val="000000"/>
            <w:szCs w:val="24"/>
            <w:rPrChange w:id="732" w:author="Scott Gaudi" w:date="2016-09-18T12:42:00Z">
              <w:rPr>
                <w:rFonts w:ascii="Arial" w:hAnsi="Arial"/>
                <w:color w:val="000000"/>
                <w:sz w:val="22"/>
                <w:szCs w:val="22"/>
              </w:rPr>
            </w:rPrChange>
          </w:rPr>
          <w:t xml:space="preserve"> </w:t>
        </w:r>
      </w:ins>
      <w:ins w:id="733" w:author="Scott Gaudi" w:date="2016-09-18T11:31:00Z">
        <w:r w:rsidR="00FA6F66" w:rsidRPr="005A4F38">
          <w:rPr>
            <w:rFonts w:ascii="Arial" w:hAnsi="Arial"/>
            <w:color w:val="000000"/>
            <w:szCs w:val="24"/>
            <w:rPrChange w:id="734" w:author="Scott Gaudi" w:date="2016-09-18T12:42:00Z">
              <w:rPr>
                <w:rFonts w:ascii="Arial" w:hAnsi="Arial"/>
                <w:color w:val="000000"/>
                <w:sz w:val="22"/>
                <w:szCs w:val="22"/>
              </w:rPr>
            </w:rPrChange>
          </w:rPr>
          <w:t>20</w:t>
        </w:r>
      </w:ins>
      <w:ins w:id="735" w:author="Scott Gaudi" w:date="2016-09-17T17:20:00Z">
        <w:r w:rsidR="0008607C" w:rsidRPr="005A4F38">
          <w:rPr>
            <w:rFonts w:ascii="Arial" w:hAnsi="Arial"/>
            <w:color w:val="000000"/>
            <w:szCs w:val="24"/>
            <w:rPrChange w:id="736" w:author="Scott Gaudi" w:date="2016-09-18T12:42:00Z">
              <w:rPr>
                <w:rFonts w:ascii="Arial" w:hAnsi="Arial"/>
                <w:color w:val="000000"/>
                <w:sz w:val="22"/>
                <w:szCs w:val="22"/>
              </w:rPr>
            </w:rPrChange>
          </w:rPr>
          <w:t>%</w:t>
        </w:r>
      </w:ins>
      <w:ins w:id="737" w:author="Scott Gaudi" w:date="2016-09-18T11:31:00Z">
        <w:r w:rsidR="00FA6F66" w:rsidRPr="005A4F38">
          <w:rPr>
            <w:rFonts w:ascii="Arial" w:hAnsi="Arial"/>
            <w:color w:val="000000"/>
            <w:szCs w:val="24"/>
            <w:rPrChange w:id="738" w:author="Scott Gaudi" w:date="2016-09-18T12:42:00Z">
              <w:rPr>
                <w:rFonts w:ascii="Arial" w:hAnsi="Arial"/>
                <w:color w:val="000000"/>
                <w:sz w:val="22"/>
                <w:szCs w:val="22"/>
              </w:rPr>
            </w:rPrChange>
          </w:rPr>
          <w:t xml:space="preserve"> (TBV)</w:t>
        </w:r>
      </w:ins>
      <w:ins w:id="739" w:author="Scott Gaudi" w:date="2016-09-17T15:37:00Z">
        <w:r w:rsidR="007629E2" w:rsidRPr="005A4F38">
          <w:rPr>
            <w:rFonts w:ascii="Arial" w:hAnsi="Arial"/>
            <w:color w:val="000000"/>
            <w:szCs w:val="24"/>
            <w:rPrChange w:id="740" w:author="Scott Gaudi" w:date="2016-09-18T12:42:00Z">
              <w:rPr>
                <w:rFonts w:ascii="Arial" w:hAnsi="Arial"/>
                <w:color w:val="000000"/>
                <w:sz w:val="22"/>
                <w:szCs w:val="22"/>
              </w:rPr>
            </w:rPrChange>
          </w:rPr>
          <w:t xml:space="preserve"> down to a mass of </w:t>
        </w:r>
        <w:proofErr w:type="spellStart"/>
        <w:r w:rsidR="007629E2" w:rsidRPr="005A4F38">
          <w:rPr>
            <w:rFonts w:ascii="Arial" w:hAnsi="Arial"/>
            <w:color w:val="000000"/>
            <w:szCs w:val="24"/>
            <w:rPrChange w:id="741" w:author="Scott Gaudi" w:date="2016-09-18T12:42:00Z">
              <w:rPr>
                <w:rFonts w:ascii="Arial" w:hAnsi="Arial"/>
                <w:color w:val="000000"/>
                <w:sz w:val="22"/>
                <w:szCs w:val="22"/>
              </w:rPr>
            </w:rPrChange>
          </w:rPr>
          <w:t>Mearth</w:t>
        </w:r>
        <w:proofErr w:type="spellEnd"/>
        <w:r w:rsidR="007629E2" w:rsidRPr="005A4F38">
          <w:rPr>
            <w:rFonts w:ascii="Arial" w:hAnsi="Arial"/>
            <w:color w:val="000000"/>
            <w:szCs w:val="24"/>
            <w:rPrChange w:id="742" w:author="Scott Gaudi" w:date="2016-09-18T12:42:00Z">
              <w:rPr>
                <w:rFonts w:ascii="Arial" w:hAnsi="Arial"/>
                <w:color w:val="000000"/>
                <w:sz w:val="22"/>
                <w:szCs w:val="22"/>
              </w:rPr>
            </w:rPrChange>
          </w:rPr>
          <w:t>.</w:t>
        </w:r>
      </w:ins>
    </w:p>
    <w:p w14:paraId="1AB3B508" w14:textId="77777777" w:rsidR="007629E2" w:rsidRPr="005A4F38" w:rsidRDefault="007629E2" w:rsidP="007629E2">
      <w:pPr>
        <w:spacing w:before="0"/>
        <w:rPr>
          <w:ins w:id="743" w:author="Scott Gaudi" w:date="2016-09-17T15:37:00Z"/>
          <w:rFonts w:ascii="Arial" w:eastAsia="Times New Roman" w:hAnsi="Arial"/>
          <w:szCs w:val="24"/>
          <w:rPrChange w:id="744" w:author="Scott Gaudi" w:date="2016-09-18T12:42:00Z">
            <w:rPr>
              <w:ins w:id="745" w:author="Scott Gaudi" w:date="2016-09-17T15:37:00Z"/>
              <w:rFonts w:ascii="Times" w:eastAsia="Times New Roman" w:hAnsi="Times"/>
              <w:sz w:val="20"/>
            </w:rPr>
          </w:rPrChange>
        </w:rPr>
      </w:pPr>
    </w:p>
    <w:p w14:paraId="108A5B0A" w14:textId="06A9479D" w:rsidR="007629E2" w:rsidRPr="005A4F38" w:rsidRDefault="00DD10B9">
      <w:pPr>
        <w:spacing w:before="0"/>
        <w:ind w:left="720"/>
        <w:rPr>
          <w:ins w:id="746" w:author="Scott Gaudi" w:date="2016-09-17T15:37:00Z"/>
          <w:rFonts w:ascii="Arial" w:hAnsi="Arial"/>
          <w:szCs w:val="24"/>
          <w:rPrChange w:id="747" w:author="Scott Gaudi" w:date="2016-09-18T12:42:00Z">
            <w:rPr>
              <w:ins w:id="748" w:author="Scott Gaudi" w:date="2016-09-17T15:37:00Z"/>
              <w:rFonts w:ascii="Times" w:eastAsia="Times New Roman" w:hAnsi="Times"/>
              <w:sz w:val="20"/>
            </w:rPr>
          </w:rPrChange>
        </w:rPr>
        <w:pPrChange w:id="749" w:author="Scott Gaudi" w:date="2016-09-17T15:44:00Z">
          <w:pPr>
            <w:spacing w:before="0"/>
          </w:pPr>
        </w:pPrChange>
      </w:pPr>
      <w:ins w:id="750" w:author="Scott Gaudi" w:date="2016-09-17T15:37:00Z">
        <w:r w:rsidRPr="005A4F38">
          <w:rPr>
            <w:rFonts w:ascii="Arial" w:hAnsi="Arial"/>
            <w:color w:val="000000"/>
            <w:szCs w:val="24"/>
            <w:rPrChange w:id="751" w:author="Scott Gaudi" w:date="2016-09-18T12:42:00Z">
              <w:rPr>
                <w:rFonts w:ascii="Arial" w:hAnsi="Arial"/>
                <w:color w:val="000000"/>
                <w:sz w:val="22"/>
                <w:szCs w:val="22"/>
              </w:rPr>
            </w:rPrChange>
          </w:rPr>
          <w:t>EML 6</w:t>
        </w:r>
        <w:r w:rsidR="007629E2" w:rsidRPr="005A4F38">
          <w:rPr>
            <w:rFonts w:ascii="Arial" w:hAnsi="Arial"/>
            <w:color w:val="000000"/>
            <w:szCs w:val="24"/>
            <w:rPrChange w:id="752" w:author="Scott Gaudi" w:date="2016-09-18T12:42:00Z">
              <w:rPr>
                <w:rFonts w:ascii="Arial" w:hAnsi="Arial"/>
                <w:color w:val="000000"/>
                <w:sz w:val="22"/>
                <w:szCs w:val="22"/>
              </w:rPr>
            </w:rPrChange>
          </w:rPr>
          <w:t xml:space="preserve">: WFIRST shall estimate </w:t>
        </w:r>
      </w:ins>
      <w:proofErr w:type="spellStart"/>
      <w:ins w:id="753" w:author="Scott Gaudi" w:date="2017-01-31T14:37:00Z">
        <w:r w:rsidR="00787286">
          <w:rPr>
            <w:rFonts w:ascii="Lucida Grande" w:hAnsi="Lucida Grande" w:cs="Lucida Grande"/>
            <w:color w:val="000000"/>
            <w:szCs w:val="24"/>
          </w:rPr>
          <w:t>η</w:t>
        </w:r>
      </w:ins>
      <w:ins w:id="754" w:author="Scott Gaudi" w:date="2016-09-17T15:37:00Z">
        <w:r w:rsidR="007629E2" w:rsidRPr="005A4F38">
          <w:rPr>
            <w:rFonts w:ascii="Arial" w:hAnsi="Arial"/>
            <w:color w:val="000000"/>
            <w:szCs w:val="24"/>
            <w:vertAlign w:val="subscript"/>
            <w:rPrChange w:id="755" w:author="Scott Gaudi" w:date="2016-09-18T12:42:00Z">
              <w:rPr>
                <w:rFonts w:ascii="Arial" w:hAnsi="Arial"/>
                <w:color w:val="000000"/>
                <w:sz w:val="22"/>
                <w:szCs w:val="22"/>
              </w:rPr>
            </w:rPrChange>
          </w:rPr>
          <w:t>Earth</w:t>
        </w:r>
        <w:proofErr w:type="spellEnd"/>
        <w:r w:rsidR="007629E2" w:rsidRPr="005A4F38">
          <w:rPr>
            <w:rFonts w:ascii="Arial" w:hAnsi="Arial"/>
            <w:color w:val="000000"/>
            <w:szCs w:val="24"/>
            <w:rPrChange w:id="756" w:author="Scott Gaudi" w:date="2016-09-18T12:42:00Z">
              <w:rPr>
                <w:rFonts w:ascii="Arial" w:hAnsi="Arial"/>
                <w:color w:val="000000"/>
                <w:sz w:val="22"/>
                <w:szCs w:val="22"/>
              </w:rPr>
            </w:rPrChange>
          </w:rPr>
          <w:t xml:space="preserve"> to </w:t>
        </w:r>
      </w:ins>
      <w:ins w:id="757" w:author="Scott Gaudi" w:date="2016-09-18T11:32:00Z">
        <w:r w:rsidR="00FA6F66" w:rsidRPr="005A4F38">
          <w:rPr>
            <w:rFonts w:ascii="Arial" w:hAnsi="Arial"/>
            <w:color w:val="000000"/>
            <w:szCs w:val="24"/>
            <w:rPrChange w:id="758" w:author="Scott Gaudi" w:date="2016-09-18T12:42:00Z">
              <w:rPr>
                <w:rFonts w:ascii="Arial" w:hAnsi="Arial"/>
                <w:color w:val="000000"/>
                <w:sz w:val="22"/>
                <w:szCs w:val="22"/>
              </w:rPr>
            </w:rPrChange>
          </w:rPr>
          <w:t xml:space="preserve">a precision of </w:t>
        </w:r>
      </w:ins>
      <w:ins w:id="759" w:author="Scott Gaudi" w:date="2016-09-18T11:31:00Z">
        <w:r w:rsidR="00FA6F66" w:rsidRPr="005A4F38">
          <w:rPr>
            <w:rFonts w:ascii="Arial" w:hAnsi="Arial"/>
            <w:color w:val="000000"/>
            <w:szCs w:val="24"/>
            <w:rPrChange w:id="760" w:author="Scott Gaudi" w:date="2016-09-18T12:42:00Z">
              <w:rPr>
                <w:rFonts w:ascii="Arial" w:hAnsi="Arial"/>
                <w:color w:val="000000"/>
                <w:sz w:val="22"/>
                <w:szCs w:val="22"/>
              </w:rPr>
            </w:rPrChange>
          </w:rPr>
          <w:t>20%</w:t>
        </w:r>
      </w:ins>
      <w:ins w:id="761" w:author="Scott Gaudi" w:date="2016-09-17T15:37:00Z">
        <w:r w:rsidR="007629E2" w:rsidRPr="005A4F38">
          <w:rPr>
            <w:rFonts w:ascii="Arial" w:hAnsi="Arial"/>
            <w:color w:val="000000"/>
            <w:szCs w:val="24"/>
            <w:rPrChange w:id="762" w:author="Scott Gaudi" w:date="2016-09-18T12:42:00Z">
              <w:rPr>
                <w:rFonts w:ascii="Arial" w:hAnsi="Arial"/>
                <w:color w:val="000000"/>
                <w:sz w:val="22"/>
                <w:szCs w:val="22"/>
              </w:rPr>
            </w:rPrChange>
          </w:rPr>
          <w:t xml:space="preserve"> </w:t>
        </w:r>
      </w:ins>
      <w:ins w:id="763" w:author="Scott Gaudi" w:date="2016-09-18T11:32:00Z">
        <w:r w:rsidR="00FA6F66" w:rsidRPr="005A4F38">
          <w:rPr>
            <w:rFonts w:ascii="Arial" w:hAnsi="Arial"/>
            <w:color w:val="000000"/>
            <w:szCs w:val="24"/>
            <w:rPrChange w:id="764" w:author="Scott Gaudi" w:date="2016-09-18T12:42:00Z">
              <w:rPr>
                <w:rFonts w:ascii="Arial" w:hAnsi="Arial"/>
                <w:color w:val="000000"/>
                <w:sz w:val="22"/>
                <w:szCs w:val="22"/>
              </w:rPr>
            </w:rPrChange>
          </w:rPr>
          <w:t xml:space="preserve">(TBV) </w:t>
        </w:r>
      </w:ins>
      <w:ins w:id="765" w:author="Scott Gaudi" w:date="2016-09-17T15:37:00Z">
        <w:r w:rsidRPr="005A4F38">
          <w:rPr>
            <w:rFonts w:ascii="Arial" w:hAnsi="Arial"/>
            <w:color w:val="000000"/>
            <w:szCs w:val="24"/>
            <w:rPrChange w:id="766" w:author="Scott Gaudi" w:date="2016-09-18T12:42:00Z">
              <w:rPr>
                <w:rFonts w:ascii="Arial" w:hAnsi="Arial"/>
                <w:color w:val="000000"/>
                <w:sz w:val="22"/>
                <w:szCs w:val="22"/>
              </w:rPr>
            </w:rPrChange>
          </w:rPr>
          <w:t xml:space="preserve">via extrapolation from </w:t>
        </w:r>
        <w:r w:rsidR="007629E2" w:rsidRPr="005A4F38">
          <w:rPr>
            <w:rFonts w:ascii="Arial" w:hAnsi="Arial"/>
            <w:color w:val="000000"/>
            <w:szCs w:val="24"/>
            <w:rPrChange w:id="767" w:author="Scott Gaudi" w:date="2016-09-18T12:42:00Z">
              <w:rPr>
                <w:rFonts w:ascii="Arial" w:hAnsi="Arial"/>
                <w:color w:val="000000"/>
                <w:sz w:val="22"/>
                <w:szCs w:val="22"/>
              </w:rPr>
            </w:rPrChange>
          </w:rPr>
          <w:t>larger</w:t>
        </w:r>
      </w:ins>
      <w:ins w:id="768" w:author="Scott Gaudi" w:date="2016-09-17T15:44:00Z">
        <w:r w:rsidRPr="005A4F38">
          <w:rPr>
            <w:rFonts w:ascii="Arial" w:hAnsi="Arial"/>
            <w:szCs w:val="24"/>
            <w:rPrChange w:id="769" w:author="Scott Gaudi" w:date="2016-09-18T12:42:00Z">
              <w:rPr>
                <w:rFonts w:ascii="Times" w:hAnsi="Times"/>
                <w:sz w:val="20"/>
              </w:rPr>
            </w:rPrChange>
          </w:rPr>
          <w:t xml:space="preserve"> </w:t>
        </w:r>
      </w:ins>
      <w:ins w:id="770" w:author="Scott Gaudi" w:date="2016-09-17T15:37:00Z">
        <w:r w:rsidR="007629E2" w:rsidRPr="005A4F38">
          <w:rPr>
            <w:rFonts w:ascii="Arial" w:hAnsi="Arial"/>
            <w:color w:val="000000"/>
            <w:szCs w:val="24"/>
            <w:rPrChange w:id="771" w:author="Scott Gaudi" w:date="2016-09-18T12:42:00Z">
              <w:rPr>
                <w:rFonts w:ascii="Arial" w:hAnsi="Arial"/>
                <w:color w:val="000000"/>
                <w:sz w:val="22"/>
                <w:szCs w:val="22"/>
              </w:rPr>
            </w:rPrChange>
          </w:rPr>
          <w:t>and longer-period planets</w:t>
        </w:r>
        <w:r w:rsidRPr="005A4F38">
          <w:rPr>
            <w:rFonts w:ascii="Arial" w:hAnsi="Arial"/>
            <w:color w:val="000000"/>
            <w:szCs w:val="24"/>
            <w:rPrChange w:id="772" w:author="Scott Gaudi" w:date="2016-09-18T12:42:00Z">
              <w:rPr>
                <w:rFonts w:ascii="Arial" w:hAnsi="Arial"/>
                <w:color w:val="000000"/>
                <w:sz w:val="22"/>
                <w:szCs w:val="22"/>
              </w:rPr>
            </w:rPrChange>
          </w:rPr>
          <w:t>.</w:t>
        </w:r>
      </w:ins>
    </w:p>
    <w:p w14:paraId="5F95CED2" w14:textId="4834A9C3" w:rsidR="002C2957" w:rsidRPr="005A4F38" w:rsidRDefault="00FA6F66">
      <w:pPr>
        <w:rPr>
          <w:ins w:id="773" w:author="Scott Gaudi" w:date="2016-09-18T12:01:00Z"/>
          <w:rFonts w:ascii="Arial" w:hAnsi="Arial" w:hint="eastAsia"/>
          <w:szCs w:val="24"/>
          <w:rPrChange w:id="774" w:author="Scott Gaudi" w:date="2016-09-18T12:42:00Z">
            <w:rPr>
              <w:ins w:id="775" w:author="Scott Gaudi" w:date="2016-09-18T12:01:00Z"/>
              <w:rFonts w:hint="eastAsia"/>
            </w:rPr>
          </w:rPrChange>
        </w:rPr>
        <w:pPrChange w:id="776" w:author="Scott Gaudi" w:date="2016-09-17T15:34:00Z">
          <w:pPr>
            <w:pStyle w:val="Heading3"/>
          </w:pPr>
        </w:pPrChange>
      </w:pPr>
      <w:ins w:id="777" w:author="Scott Gaudi" w:date="2016-09-18T11:32:00Z">
        <w:r w:rsidRPr="005A4F38">
          <w:rPr>
            <w:rFonts w:ascii="Arial" w:hAnsi="Arial" w:hint="eastAsia"/>
            <w:szCs w:val="24"/>
            <w:rPrChange w:id="778" w:author="Scott Gaudi" w:date="2016-09-18T12:42:00Z">
              <w:rPr>
                <w:rFonts w:hint="eastAsia"/>
              </w:rPr>
            </w:rPrChange>
          </w:rPr>
          <w:t xml:space="preserve">We note that many of these numbers are </w:t>
        </w:r>
        <w:r w:rsidRPr="005A4F38">
          <w:rPr>
            <w:rFonts w:ascii="Arial" w:hAnsi="Arial" w:hint="eastAsia"/>
            <w:szCs w:val="24"/>
            <w:rPrChange w:id="779" w:author="Scott Gaudi" w:date="2016-09-18T12:42:00Z">
              <w:rPr>
                <w:rFonts w:hint="eastAsia"/>
              </w:rPr>
            </w:rPrChange>
          </w:rPr>
          <w:t>“</w:t>
        </w:r>
        <w:r w:rsidRPr="005A4F38">
          <w:rPr>
            <w:rFonts w:ascii="Arial" w:hAnsi="Arial" w:hint="eastAsia"/>
            <w:szCs w:val="24"/>
            <w:rPrChange w:id="780" w:author="Scott Gaudi" w:date="2016-09-18T12:42:00Z">
              <w:rPr>
                <w:rFonts w:hint="eastAsia"/>
              </w:rPr>
            </w:rPrChange>
          </w:rPr>
          <w:t>To Be Verified</w:t>
        </w:r>
        <w:r w:rsidRPr="005A4F38">
          <w:rPr>
            <w:rFonts w:ascii="Arial" w:hAnsi="Arial" w:hint="eastAsia"/>
            <w:szCs w:val="24"/>
            <w:rPrChange w:id="781" w:author="Scott Gaudi" w:date="2016-09-18T12:42:00Z">
              <w:rPr>
                <w:rFonts w:hint="eastAsia"/>
              </w:rPr>
            </w:rPrChange>
          </w:rPr>
          <w:t>”</w:t>
        </w:r>
        <w:r w:rsidRPr="005A4F38">
          <w:rPr>
            <w:rFonts w:ascii="Arial" w:hAnsi="Arial" w:hint="eastAsia"/>
            <w:szCs w:val="24"/>
            <w:rPrChange w:id="782" w:author="Scott Gaudi" w:date="2016-09-18T12:42:00Z">
              <w:rPr>
                <w:rFonts w:hint="eastAsia"/>
              </w:rPr>
            </w:rPrChange>
          </w:rPr>
          <w:t xml:space="preserve"> (TBV) by additional data and simulations.</w:t>
        </w:r>
      </w:ins>
      <w:ins w:id="783" w:author="Scott Gaudi" w:date="2016-09-18T11:58:00Z">
        <w:r w:rsidR="002C2957" w:rsidRPr="005A4F38">
          <w:rPr>
            <w:rFonts w:ascii="Arial" w:hAnsi="Arial" w:hint="eastAsia"/>
            <w:szCs w:val="24"/>
            <w:rPrChange w:id="784" w:author="Scott Gaudi" w:date="2016-09-18T12:42:00Z">
              <w:rPr>
                <w:rFonts w:hint="eastAsia"/>
              </w:rPr>
            </w:rPrChange>
          </w:rPr>
          <w:t xml:space="preserve">  As described in the appendix, estimating the survey yield and our ability to extract addition</w:t>
        </w:r>
      </w:ins>
      <w:ins w:id="785" w:author="Scott Gaudi" w:date="2016-09-18T11:32:00Z">
        <w:r w:rsidR="002C2957" w:rsidRPr="005A4F38">
          <w:rPr>
            <w:rFonts w:ascii="Arial" w:hAnsi="Arial" w:hint="eastAsia"/>
            <w:szCs w:val="24"/>
            <w:rPrChange w:id="786" w:author="Scott Gaudi" w:date="2016-09-18T12:42:00Z">
              <w:rPr>
                <w:rFonts w:hint="eastAsia"/>
              </w:rPr>
            </w:rPrChange>
          </w:rPr>
          <w:t xml:space="preserve">al information about the </w:t>
        </w:r>
        <w:proofErr w:type="spellStart"/>
        <w:r w:rsidR="002C2957" w:rsidRPr="005A4F38">
          <w:rPr>
            <w:rFonts w:ascii="Arial" w:hAnsi="Arial" w:hint="eastAsia"/>
            <w:szCs w:val="24"/>
            <w:rPrChange w:id="787" w:author="Scott Gaudi" w:date="2016-09-18T12:42:00Z">
              <w:rPr>
                <w:rFonts w:hint="eastAsia"/>
              </w:rPr>
            </w:rPrChange>
          </w:rPr>
          <w:t>microlensing</w:t>
        </w:r>
        <w:proofErr w:type="spellEnd"/>
        <w:r w:rsidR="002C2957" w:rsidRPr="005A4F38">
          <w:rPr>
            <w:rFonts w:ascii="Arial" w:hAnsi="Arial" w:hint="eastAsia"/>
            <w:szCs w:val="24"/>
            <w:rPrChange w:id="788" w:author="Scott Gaudi" w:date="2016-09-18T12:42:00Z">
              <w:rPr>
                <w:rFonts w:hint="eastAsia"/>
              </w:rPr>
            </w:rPrChange>
          </w:rPr>
          <w:t xml:space="preserve"> events is </w:t>
        </w:r>
      </w:ins>
      <w:ins w:id="789" w:author="Scott Gaudi" w:date="2016-09-18T12:37:00Z">
        <w:r w:rsidR="00D0089A" w:rsidRPr="005A4F38">
          <w:rPr>
            <w:rFonts w:ascii="Arial" w:hAnsi="Arial" w:hint="eastAsia"/>
            <w:szCs w:val="24"/>
            <w:rPrChange w:id="790" w:author="Scott Gaudi" w:date="2016-09-18T12:42:00Z">
              <w:rPr>
                <w:rFonts w:hint="eastAsia"/>
              </w:rPr>
            </w:rPrChange>
          </w:rPr>
          <w:t xml:space="preserve">currently </w:t>
        </w:r>
      </w:ins>
      <w:ins w:id="791" w:author="Scott Gaudi" w:date="2016-09-18T11:32:00Z">
        <w:r w:rsidR="00D0089A" w:rsidRPr="005A4F38">
          <w:rPr>
            <w:rFonts w:ascii="Arial" w:hAnsi="Arial" w:hint="eastAsia"/>
            <w:szCs w:val="24"/>
            <w:rPrChange w:id="792" w:author="Scott Gaudi" w:date="2016-09-18T12:42:00Z">
              <w:rPr>
                <w:rFonts w:hint="eastAsia"/>
              </w:rPr>
            </w:rPrChange>
          </w:rPr>
          <w:t>fraught with uncertainty</w:t>
        </w:r>
        <w:r w:rsidR="002C2957" w:rsidRPr="005A4F38">
          <w:rPr>
            <w:rFonts w:ascii="Arial" w:hAnsi="Arial" w:hint="eastAsia"/>
            <w:szCs w:val="24"/>
            <w:rPrChange w:id="793" w:author="Scott Gaudi" w:date="2016-09-18T12:42:00Z">
              <w:rPr>
                <w:rFonts w:hint="eastAsia"/>
              </w:rPr>
            </w:rPrChange>
          </w:rPr>
          <w:t xml:space="preserve">, both due to the </w:t>
        </w:r>
      </w:ins>
      <w:ins w:id="794" w:author="Scott Gaudi" w:date="2016-09-18T12:37:00Z">
        <w:r w:rsidR="00D0089A" w:rsidRPr="005A4F38">
          <w:rPr>
            <w:rFonts w:ascii="Arial" w:hAnsi="Arial" w:hint="eastAsia"/>
            <w:szCs w:val="24"/>
            <w:rPrChange w:id="795" w:author="Scott Gaudi" w:date="2016-09-18T12:42:00Z">
              <w:rPr>
                <w:rFonts w:hint="eastAsia"/>
              </w:rPr>
            </w:rPrChange>
          </w:rPr>
          <w:t xml:space="preserve">lack of </w:t>
        </w:r>
      </w:ins>
      <w:ins w:id="796" w:author="Scott Gaudi" w:date="2016-09-18T11:32:00Z">
        <w:r w:rsidR="002C2957" w:rsidRPr="005A4F38">
          <w:rPr>
            <w:rFonts w:ascii="Arial" w:hAnsi="Arial" w:hint="eastAsia"/>
            <w:szCs w:val="24"/>
            <w:rPrChange w:id="797" w:author="Scott Gaudi" w:date="2016-09-18T12:42:00Z">
              <w:rPr>
                <w:rFonts w:hint="eastAsia"/>
              </w:rPr>
            </w:rPrChange>
          </w:rPr>
          <w:t xml:space="preserve">required observational inputs, and due to theoretical challenges. A large part of the work of the </w:t>
        </w:r>
      </w:ins>
      <w:ins w:id="798" w:author="Scott Gaudi" w:date="2016-09-18T12:00:00Z">
        <w:r w:rsidR="002C2957" w:rsidRPr="005A4F38">
          <w:rPr>
            <w:rFonts w:ascii="Arial" w:hAnsi="Arial" w:hint="eastAsia"/>
            <w:szCs w:val="24"/>
            <w:rPrChange w:id="799" w:author="Scott Gaudi" w:date="2016-09-18T12:42:00Z">
              <w:rPr>
                <w:rFonts w:hint="eastAsia"/>
              </w:rPr>
            </w:rPrChange>
          </w:rPr>
          <w:t xml:space="preserve">WFIRST </w:t>
        </w:r>
      </w:ins>
      <w:proofErr w:type="spellStart"/>
      <w:ins w:id="800" w:author="Scott Gaudi" w:date="2016-09-18T11:32:00Z">
        <w:r w:rsidR="002C2957" w:rsidRPr="005A4F38">
          <w:rPr>
            <w:rFonts w:ascii="Arial" w:hAnsi="Arial" w:hint="eastAsia"/>
            <w:szCs w:val="24"/>
            <w:rPrChange w:id="801" w:author="Scott Gaudi" w:date="2016-09-18T12:42:00Z">
              <w:rPr>
                <w:rFonts w:hint="eastAsia"/>
              </w:rPr>
            </w:rPrChange>
          </w:rPr>
          <w:lastRenderedPageBreak/>
          <w:t>Microlensing</w:t>
        </w:r>
        <w:proofErr w:type="spellEnd"/>
        <w:r w:rsidR="002C2957" w:rsidRPr="005A4F38">
          <w:rPr>
            <w:rFonts w:ascii="Arial" w:hAnsi="Arial" w:hint="eastAsia"/>
            <w:szCs w:val="24"/>
            <w:rPrChange w:id="802" w:author="Scott Gaudi" w:date="2016-09-18T12:42:00Z">
              <w:rPr>
                <w:rFonts w:hint="eastAsia"/>
              </w:rPr>
            </w:rPrChange>
          </w:rPr>
          <w:t xml:space="preserve"> Science </w:t>
        </w:r>
      </w:ins>
      <w:ins w:id="803" w:author="Scott Gaudi" w:date="2016-09-18T12:00:00Z">
        <w:r w:rsidR="002C2957" w:rsidRPr="005A4F38">
          <w:rPr>
            <w:rFonts w:ascii="Arial" w:hAnsi="Arial" w:hint="eastAsia"/>
            <w:szCs w:val="24"/>
            <w:rPrChange w:id="804" w:author="Scott Gaudi" w:date="2016-09-18T12:42:00Z">
              <w:rPr>
                <w:rFonts w:hint="eastAsia"/>
              </w:rPr>
            </w:rPrChange>
          </w:rPr>
          <w:t xml:space="preserve">Investigation Team is going toward acquiring these additional observational inputs and retiring the theoretical challenges, so that we can better estimate the yield and our ability to measure higher-order quantities, and thus provide definitive numbers for the </w:t>
        </w:r>
      </w:ins>
      <w:ins w:id="805" w:author="Scott Gaudi" w:date="2016-09-18T12:01:00Z">
        <w:r w:rsidR="002C2957" w:rsidRPr="005A4F38">
          <w:rPr>
            <w:rFonts w:ascii="Arial" w:hAnsi="Arial" w:hint="eastAsia"/>
            <w:szCs w:val="24"/>
            <w:rPrChange w:id="806" w:author="Scott Gaudi" w:date="2016-09-18T12:42:00Z">
              <w:rPr>
                <w:rFonts w:hint="eastAsia"/>
              </w:rPr>
            </w:rPrChange>
          </w:rPr>
          <w:t>“</w:t>
        </w:r>
        <w:r w:rsidR="002C2957" w:rsidRPr="005A4F38">
          <w:rPr>
            <w:rFonts w:ascii="Arial" w:hAnsi="Arial" w:hint="eastAsia"/>
            <w:szCs w:val="24"/>
            <w:rPrChange w:id="807" w:author="Scott Gaudi" w:date="2016-09-18T12:42:00Z">
              <w:rPr>
                <w:rFonts w:hint="eastAsia"/>
              </w:rPr>
            </w:rPrChange>
          </w:rPr>
          <w:t>TBV</w:t>
        </w:r>
        <w:r w:rsidR="002C2957" w:rsidRPr="005A4F38">
          <w:rPr>
            <w:rFonts w:ascii="Arial" w:hAnsi="Arial" w:hint="eastAsia"/>
            <w:szCs w:val="24"/>
            <w:rPrChange w:id="808" w:author="Scott Gaudi" w:date="2016-09-18T12:42:00Z">
              <w:rPr>
                <w:rFonts w:hint="eastAsia"/>
              </w:rPr>
            </w:rPrChange>
          </w:rPr>
          <w:t>”</w:t>
        </w:r>
        <w:r w:rsidR="002C2957" w:rsidRPr="005A4F38">
          <w:rPr>
            <w:rFonts w:ascii="Arial" w:hAnsi="Arial" w:hint="eastAsia"/>
            <w:szCs w:val="24"/>
            <w:rPrChange w:id="809" w:author="Scott Gaudi" w:date="2016-09-18T12:42:00Z">
              <w:rPr>
                <w:rFonts w:hint="eastAsia"/>
              </w:rPr>
            </w:rPrChange>
          </w:rPr>
          <w:t xml:space="preserve"> values above. </w:t>
        </w:r>
      </w:ins>
      <w:ins w:id="810" w:author="Scott Gaudi" w:date="2016-09-18T12:00:00Z">
        <w:r w:rsidR="002C2957" w:rsidRPr="005A4F38">
          <w:rPr>
            <w:rFonts w:ascii="Arial" w:hAnsi="Arial" w:hint="eastAsia"/>
            <w:szCs w:val="24"/>
            <w:rPrChange w:id="811" w:author="Scott Gaudi" w:date="2016-09-18T12:42:00Z">
              <w:rPr>
                <w:rFonts w:hint="eastAsia"/>
              </w:rPr>
            </w:rPrChange>
          </w:rPr>
          <w:t xml:space="preserve"> </w:t>
        </w:r>
      </w:ins>
    </w:p>
    <w:p w14:paraId="020A0E4B" w14:textId="629AAFF9" w:rsidR="00FA6F66" w:rsidRPr="005A4F38" w:rsidRDefault="00FA6F66">
      <w:pPr>
        <w:rPr>
          <w:ins w:id="812" w:author="Scott Gaudi" w:date="2016-09-17T15:34:00Z"/>
          <w:rFonts w:ascii="Arial" w:hAnsi="Arial" w:hint="eastAsia"/>
          <w:szCs w:val="24"/>
          <w:rPrChange w:id="813" w:author="Scott Gaudi" w:date="2016-09-18T12:42:00Z">
            <w:rPr>
              <w:ins w:id="814" w:author="Scott Gaudi" w:date="2016-09-17T15:34:00Z"/>
              <w:rFonts w:hint="eastAsia"/>
            </w:rPr>
          </w:rPrChange>
        </w:rPr>
        <w:pPrChange w:id="815" w:author="Scott Gaudi" w:date="2016-09-17T15:34:00Z">
          <w:pPr>
            <w:pStyle w:val="Heading3"/>
          </w:pPr>
        </w:pPrChange>
      </w:pPr>
      <w:ins w:id="816" w:author="Scott Gaudi" w:date="2016-09-18T11:29:00Z">
        <w:r w:rsidRPr="005A4F38">
          <w:rPr>
            <w:rFonts w:ascii="Arial" w:hAnsi="Arial" w:hint="eastAsia"/>
            <w:szCs w:val="24"/>
            <w:rPrChange w:id="817" w:author="Scott Gaudi" w:date="2016-09-18T12:42:00Z">
              <w:rPr>
                <w:rFonts w:hint="eastAsia"/>
              </w:rPr>
            </w:rPrChange>
          </w:rPr>
          <w:t xml:space="preserve">We </w:t>
        </w:r>
      </w:ins>
      <w:ins w:id="818" w:author="Scott Gaudi" w:date="2016-09-18T11:32:00Z">
        <w:r w:rsidRPr="005A4F38">
          <w:rPr>
            <w:rFonts w:ascii="Arial" w:hAnsi="Arial" w:hint="eastAsia"/>
            <w:szCs w:val="24"/>
            <w:rPrChange w:id="819" w:author="Scott Gaudi" w:date="2016-09-18T12:42:00Z">
              <w:rPr>
                <w:rFonts w:hint="eastAsia"/>
              </w:rPr>
            </w:rPrChange>
          </w:rPr>
          <w:t xml:space="preserve">also </w:t>
        </w:r>
      </w:ins>
      <w:ins w:id="820" w:author="Scott Gaudi" w:date="2016-09-18T11:29:00Z">
        <w:r w:rsidRPr="005A4F38">
          <w:rPr>
            <w:rFonts w:ascii="Arial" w:hAnsi="Arial" w:hint="eastAsia"/>
            <w:szCs w:val="24"/>
            <w:rPrChange w:id="821" w:author="Scott Gaudi" w:date="2016-09-18T12:42:00Z">
              <w:rPr>
                <w:rFonts w:hint="eastAsia"/>
              </w:rPr>
            </w:rPrChange>
          </w:rPr>
          <w:t xml:space="preserve">note that EML1, EML2, and EML6 require assumptions about the frequency, </w:t>
        </w:r>
        <w:proofErr w:type="spellStart"/>
        <w:r w:rsidRPr="005A4F38">
          <w:rPr>
            <w:rFonts w:ascii="Arial" w:hAnsi="Arial" w:hint="eastAsia"/>
            <w:szCs w:val="24"/>
            <w:rPrChange w:id="822" w:author="Scott Gaudi" w:date="2016-09-18T12:42:00Z">
              <w:rPr>
                <w:rFonts w:hint="eastAsia"/>
              </w:rPr>
            </w:rPrChange>
          </w:rPr>
          <w:t>semimajor</w:t>
        </w:r>
        <w:proofErr w:type="spellEnd"/>
        <w:r w:rsidRPr="005A4F38">
          <w:rPr>
            <w:rFonts w:ascii="Arial" w:hAnsi="Arial" w:hint="eastAsia"/>
            <w:szCs w:val="24"/>
            <w:rPrChange w:id="823" w:author="Scott Gaudi" w:date="2016-09-18T12:42:00Z">
              <w:rPr>
                <w:rFonts w:hint="eastAsia"/>
              </w:rPr>
            </w:rPrChange>
          </w:rPr>
          <w:t xml:space="preserve"> axis, and mass distribution of </w:t>
        </w:r>
        <w:proofErr w:type="spellStart"/>
        <w:r w:rsidRPr="005A4F38">
          <w:rPr>
            <w:rFonts w:ascii="Arial" w:hAnsi="Arial" w:hint="eastAsia"/>
            <w:szCs w:val="24"/>
            <w:rPrChange w:id="824" w:author="Scott Gaudi" w:date="2016-09-18T12:42:00Z">
              <w:rPr>
                <w:rFonts w:hint="eastAsia"/>
              </w:rPr>
            </w:rPrChange>
          </w:rPr>
          <w:t>explanets</w:t>
        </w:r>
        <w:proofErr w:type="spellEnd"/>
        <w:r w:rsidRPr="005A4F38">
          <w:rPr>
            <w:rFonts w:ascii="Arial" w:hAnsi="Arial" w:hint="eastAsia"/>
            <w:szCs w:val="24"/>
            <w:rPrChange w:id="825" w:author="Scott Gaudi" w:date="2016-09-18T12:42:00Z">
              <w:rPr>
                <w:rFonts w:hint="eastAsia"/>
              </w:rPr>
            </w:rPrChange>
          </w:rPr>
          <w:t xml:space="preserve">.  </w:t>
        </w:r>
      </w:ins>
      <w:ins w:id="826" w:author="Scott Gaudi" w:date="2016-09-18T12:01:00Z">
        <w:r w:rsidR="002C2957" w:rsidRPr="005A4F38">
          <w:rPr>
            <w:rFonts w:ascii="Arial" w:hAnsi="Arial" w:hint="eastAsia"/>
            <w:szCs w:val="24"/>
            <w:rPrChange w:id="827" w:author="Scott Gaudi" w:date="2016-09-18T12:42:00Z">
              <w:rPr>
                <w:rFonts w:hint="eastAsia"/>
              </w:rPr>
            </w:rPrChange>
          </w:rPr>
          <w:t>We are</w:t>
        </w:r>
      </w:ins>
      <w:ins w:id="828" w:author="Scott Gaudi" w:date="2016-09-18T11:33:00Z">
        <w:r w:rsidRPr="005A4F38">
          <w:rPr>
            <w:rFonts w:ascii="Arial" w:hAnsi="Arial" w:hint="eastAsia"/>
            <w:szCs w:val="24"/>
            <w:rPrChange w:id="829" w:author="Scott Gaudi" w:date="2016-09-18T12:42:00Z">
              <w:rPr>
                <w:rFonts w:hint="eastAsia"/>
              </w:rPr>
            </w:rPrChange>
          </w:rPr>
          <w:t xml:space="preserve"> assuming a </w:t>
        </w:r>
        <w:proofErr w:type="spellStart"/>
        <w:r w:rsidRPr="005A4F38">
          <w:rPr>
            <w:rFonts w:ascii="Arial" w:hAnsi="Arial" w:hint="eastAsia"/>
            <w:szCs w:val="24"/>
            <w:rPrChange w:id="830" w:author="Scott Gaudi" w:date="2016-09-18T12:42:00Z">
              <w:rPr>
                <w:rFonts w:hint="eastAsia"/>
              </w:rPr>
            </w:rPrChange>
          </w:rPr>
          <w:t>Cassan</w:t>
        </w:r>
        <w:proofErr w:type="spellEnd"/>
        <w:r w:rsidRPr="005A4F38">
          <w:rPr>
            <w:rFonts w:ascii="Arial" w:hAnsi="Arial" w:hint="eastAsia"/>
            <w:szCs w:val="24"/>
            <w:rPrChange w:id="831" w:author="Scott Gaudi" w:date="2016-09-18T12:42:00Z">
              <w:rPr>
                <w:rFonts w:hint="eastAsia"/>
              </w:rPr>
            </w:rPrChange>
          </w:rPr>
          <w:t xml:space="preserve"> et al. mass function</w:t>
        </w:r>
      </w:ins>
      <w:ins w:id="832" w:author="Scott Gaudi" w:date="2016-09-18T11:35:00Z">
        <w:r w:rsidRPr="005A4F38">
          <w:rPr>
            <w:rFonts w:ascii="Arial" w:hAnsi="Arial" w:hint="eastAsia"/>
            <w:szCs w:val="24"/>
            <w:rPrChange w:id="833" w:author="Scott Gaudi" w:date="2016-09-18T12:42:00Z">
              <w:rPr>
                <w:rFonts w:hint="eastAsia"/>
              </w:rPr>
            </w:rPrChange>
          </w:rPr>
          <w:t xml:space="preserve"> and normalization</w:t>
        </w:r>
      </w:ins>
      <w:ins w:id="834" w:author="Scott Gaudi" w:date="2016-09-18T11:33:00Z">
        <w:r w:rsidRPr="005A4F38">
          <w:rPr>
            <w:rFonts w:ascii="Arial" w:hAnsi="Arial" w:hint="eastAsia"/>
            <w:szCs w:val="24"/>
            <w:rPrChange w:id="835" w:author="Scott Gaudi" w:date="2016-09-18T12:42:00Z">
              <w:rPr>
                <w:rFonts w:hint="eastAsia"/>
              </w:rPr>
            </w:rPrChange>
          </w:rPr>
          <w:t>, saturated at two planets per dex</w:t>
        </w:r>
      </w:ins>
      <w:ins w:id="836" w:author="Scott Gaudi" w:date="2016-09-18T12:38:00Z">
        <w:r w:rsidR="00D0089A" w:rsidRPr="005A4F38">
          <w:rPr>
            <w:rFonts w:ascii="Arial" w:hAnsi="Arial" w:hint="eastAsia"/>
            <w:szCs w:val="24"/>
            <w:vertAlign w:val="superscript"/>
            <w:rPrChange w:id="837" w:author="Scott Gaudi" w:date="2016-09-18T12:42:00Z">
              <w:rPr>
                <w:rFonts w:hint="eastAsia"/>
                <w:vertAlign w:val="superscript"/>
              </w:rPr>
            </w:rPrChange>
          </w:rPr>
          <w:t>2</w:t>
        </w:r>
      </w:ins>
      <w:ins w:id="838" w:author="Scott Gaudi" w:date="2016-09-18T11:33:00Z">
        <w:r w:rsidRPr="005A4F38">
          <w:rPr>
            <w:rFonts w:ascii="Arial" w:hAnsi="Arial" w:hint="eastAsia"/>
            <w:szCs w:val="24"/>
            <w:rPrChange w:id="839" w:author="Scott Gaudi" w:date="2016-09-18T12:42:00Z">
              <w:rPr>
                <w:rFonts w:hint="eastAsia"/>
              </w:rPr>
            </w:rPrChange>
          </w:rPr>
          <w:t xml:space="preserve"> in mass</w:t>
        </w:r>
      </w:ins>
      <w:ins w:id="840" w:author="Scott Gaudi" w:date="2016-09-18T12:38:00Z">
        <w:r w:rsidR="00D0089A" w:rsidRPr="005A4F38">
          <w:rPr>
            <w:rFonts w:ascii="Arial" w:hAnsi="Arial" w:hint="eastAsia"/>
            <w:szCs w:val="24"/>
            <w:rPrChange w:id="841" w:author="Scott Gaudi" w:date="2016-09-18T12:42:00Z">
              <w:rPr>
                <w:rFonts w:hint="eastAsia"/>
              </w:rPr>
            </w:rPrChange>
          </w:rPr>
          <w:t xml:space="preserve"> and </w:t>
        </w:r>
        <w:proofErr w:type="spellStart"/>
        <w:r w:rsidR="00D0089A" w:rsidRPr="005A4F38">
          <w:rPr>
            <w:rFonts w:ascii="Arial" w:hAnsi="Arial" w:hint="eastAsia"/>
            <w:szCs w:val="24"/>
            <w:rPrChange w:id="842" w:author="Scott Gaudi" w:date="2016-09-18T12:42:00Z">
              <w:rPr>
                <w:rFonts w:hint="eastAsia"/>
              </w:rPr>
            </w:rPrChange>
          </w:rPr>
          <w:t>semimajor</w:t>
        </w:r>
        <w:proofErr w:type="spellEnd"/>
        <w:r w:rsidR="00D0089A" w:rsidRPr="005A4F38">
          <w:rPr>
            <w:rFonts w:ascii="Arial" w:hAnsi="Arial" w:hint="eastAsia"/>
            <w:szCs w:val="24"/>
            <w:rPrChange w:id="843" w:author="Scott Gaudi" w:date="2016-09-18T12:42:00Z">
              <w:rPr>
                <w:rFonts w:hint="eastAsia"/>
              </w:rPr>
            </w:rPrChange>
          </w:rPr>
          <w:t xml:space="preserve"> axis</w:t>
        </w:r>
      </w:ins>
      <w:ins w:id="844" w:author="Scott Gaudi" w:date="2016-09-18T11:33:00Z">
        <w:r w:rsidRPr="005A4F38">
          <w:rPr>
            <w:rFonts w:ascii="Arial" w:hAnsi="Arial" w:hint="eastAsia"/>
            <w:szCs w:val="24"/>
            <w:rPrChange w:id="845" w:author="Scott Gaudi" w:date="2016-09-18T12:42:00Z">
              <w:rPr>
                <w:rFonts w:hint="eastAsia"/>
              </w:rPr>
            </w:rPrChange>
          </w:rPr>
          <w:t xml:space="preserve">, and </w:t>
        </w:r>
      </w:ins>
      <w:ins w:id="846" w:author="Scott Gaudi" w:date="2016-09-18T11:34:00Z">
        <w:r w:rsidRPr="005A4F38">
          <w:rPr>
            <w:rFonts w:ascii="Arial" w:hAnsi="Arial" w:hint="eastAsia"/>
            <w:szCs w:val="24"/>
            <w:rPrChange w:id="847" w:author="Scott Gaudi" w:date="2016-09-18T12:42:00Z">
              <w:rPr>
                <w:rFonts w:hint="eastAsia"/>
              </w:rPr>
            </w:rPrChange>
          </w:rPr>
          <w:t xml:space="preserve">a </w:t>
        </w:r>
      </w:ins>
      <w:ins w:id="848" w:author="Scott Gaudi" w:date="2016-09-18T11:33:00Z">
        <w:r w:rsidRPr="005A4F38">
          <w:rPr>
            <w:rFonts w:ascii="Arial" w:hAnsi="Arial" w:hint="eastAsia"/>
            <w:szCs w:val="24"/>
            <w:rPrChange w:id="849" w:author="Scott Gaudi" w:date="2016-09-18T12:42:00Z">
              <w:rPr>
                <w:rFonts w:hint="eastAsia"/>
              </w:rPr>
            </w:rPrChange>
          </w:rPr>
          <w:t xml:space="preserve">uniform distribution in the logarithm of the </w:t>
        </w:r>
        <w:proofErr w:type="spellStart"/>
        <w:r w:rsidRPr="005A4F38">
          <w:rPr>
            <w:rFonts w:ascii="Arial" w:hAnsi="Arial" w:hint="eastAsia"/>
            <w:szCs w:val="24"/>
            <w:rPrChange w:id="850" w:author="Scott Gaudi" w:date="2016-09-18T12:42:00Z">
              <w:rPr>
                <w:rFonts w:hint="eastAsia"/>
              </w:rPr>
            </w:rPrChange>
          </w:rPr>
          <w:t>semimajor</w:t>
        </w:r>
        <w:proofErr w:type="spellEnd"/>
        <w:r w:rsidRPr="005A4F38">
          <w:rPr>
            <w:rFonts w:ascii="Arial" w:hAnsi="Arial" w:hint="eastAsia"/>
            <w:szCs w:val="24"/>
            <w:rPrChange w:id="851" w:author="Scott Gaudi" w:date="2016-09-18T12:42:00Z">
              <w:rPr>
                <w:rFonts w:hint="eastAsia"/>
              </w:rPr>
            </w:rPrChange>
          </w:rPr>
          <w:t xml:space="preserve"> axis</w:t>
        </w:r>
      </w:ins>
      <w:ins w:id="852" w:author="Scott Gaudi" w:date="2016-09-18T11:34:00Z">
        <w:r w:rsidRPr="005A4F38">
          <w:rPr>
            <w:rFonts w:ascii="Arial" w:hAnsi="Arial" w:hint="eastAsia"/>
            <w:szCs w:val="24"/>
            <w:rPrChange w:id="853" w:author="Scott Gaudi" w:date="2016-09-18T12:42:00Z">
              <w:rPr>
                <w:rFonts w:hint="eastAsia"/>
              </w:rPr>
            </w:rPrChange>
          </w:rPr>
          <w:t xml:space="preserve">. </w:t>
        </w:r>
      </w:ins>
    </w:p>
    <w:p w14:paraId="0374D5B5" w14:textId="7C84A3A6" w:rsidR="00DD10B9" w:rsidRPr="009F6147" w:rsidRDefault="00DD10B9">
      <w:pPr>
        <w:pStyle w:val="Heading2"/>
        <w:rPr>
          <w:ins w:id="854" w:author="Scott Gaudi" w:date="2016-09-17T15:45:00Z"/>
          <w:rFonts w:hint="eastAsia"/>
        </w:rPr>
        <w:pPrChange w:id="855" w:author="Scott Gaudi" w:date="2016-09-18T12:44:00Z">
          <w:pPr>
            <w:pStyle w:val="Heading3"/>
          </w:pPr>
        </w:pPrChange>
      </w:pPr>
      <w:bookmarkStart w:id="856" w:name="_Toc337745732"/>
      <w:ins w:id="857" w:author="Scott Gaudi" w:date="2016-09-17T15:45:00Z">
        <w:r w:rsidRPr="0046132D">
          <w:rPr>
            <w:rFonts w:hint="eastAsia"/>
          </w:rPr>
          <w:t>2.3 Survey Requirements</w:t>
        </w:r>
        <w:bookmarkEnd w:id="856"/>
      </w:ins>
    </w:p>
    <w:p w14:paraId="55CA00C2" w14:textId="7A86A7AE" w:rsidR="00DD10B9" w:rsidRPr="005A4F38" w:rsidRDefault="00DD10B9" w:rsidP="00DD10B9">
      <w:pPr>
        <w:rPr>
          <w:ins w:id="858" w:author="Scott Gaudi" w:date="2016-09-17T15:46:00Z"/>
          <w:rFonts w:ascii="Arial" w:hAnsi="Arial"/>
          <w:szCs w:val="24"/>
          <w:rPrChange w:id="859" w:author="Scott Gaudi" w:date="2016-09-18T12:42:00Z">
            <w:rPr>
              <w:ins w:id="860" w:author="Scott Gaudi" w:date="2016-09-17T15:46:00Z"/>
            </w:rPr>
          </w:rPrChange>
        </w:rPr>
      </w:pPr>
      <w:proofErr w:type="spellStart"/>
      <w:ins w:id="861" w:author="Scott Gaudi" w:date="2016-09-17T15:46:00Z">
        <w:r w:rsidRPr="005A4F38">
          <w:rPr>
            <w:rFonts w:ascii="Arial" w:hAnsi="Arial"/>
            <w:szCs w:val="24"/>
            <w:rPrChange w:id="862" w:author="Scott Gaudi" w:date="2016-09-18T12:42:00Z">
              <w:rPr/>
            </w:rPrChange>
          </w:rPr>
          <w:t>Microlensing</w:t>
        </w:r>
        <w:proofErr w:type="spellEnd"/>
        <w:r w:rsidRPr="005A4F38">
          <w:rPr>
            <w:rFonts w:ascii="Arial" w:hAnsi="Arial"/>
            <w:szCs w:val="24"/>
            <w:rPrChange w:id="863" w:author="Scott Gaudi" w:date="2016-09-18T12:42:00Z">
              <w:rPr/>
            </w:rPrChange>
          </w:rPr>
          <w:t xml:space="preserve"> events require extremely precise alignments between a foreground lens star and a background source star, that are both rare and unpredictable. Furthermore, the probability that a planet orbiting the lens star in any given </w:t>
        </w:r>
        <w:proofErr w:type="spellStart"/>
        <w:r w:rsidRPr="005A4F38">
          <w:rPr>
            <w:rFonts w:ascii="Arial" w:hAnsi="Arial"/>
            <w:szCs w:val="24"/>
            <w:rPrChange w:id="864" w:author="Scott Gaudi" w:date="2016-09-18T12:42:00Z">
              <w:rPr/>
            </w:rPrChange>
          </w:rPr>
          <w:t>microlensing</w:t>
        </w:r>
        <w:proofErr w:type="spellEnd"/>
        <w:r w:rsidRPr="005A4F38">
          <w:rPr>
            <w:rFonts w:ascii="Arial" w:hAnsi="Arial"/>
            <w:szCs w:val="24"/>
            <w:rPrChange w:id="865" w:author="Scott Gaudi" w:date="2016-09-18T12:42:00Z">
              <w:rPr/>
            </w:rPrChange>
          </w:rPr>
          <w:t xml:space="preserve"> event will give rise to a detectable perturbation is generally much smaller than unity, ranging from a few tens of percent for a Jupiter-mass planet and a typical low-magnification event, to less than a percent for planets with mass less than that of the Earth. These planetary perturbations have amplitudes ranging from a few percent for the lowest-mass planets to many tens of percent for the largest perturbations, but are brief, ranging from a few days for Jupiter-mass planets to a few hours for Earth-mass planets.</w:t>
        </w:r>
      </w:ins>
    </w:p>
    <w:p w14:paraId="6979686D" w14:textId="04CAEDD2" w:rsidR="00DD10B9" w:rsidRPr="005A4F38" w:rsidRDefault="00DD10B9" w:rsidP="00DD10B9">
      <w:pPr>
        <w:rPr>
          <w:ins w:id="866" w:author="Scott Gaudi" w:date="2016-09-17T15:46:00Z"/>
          <w:rFonts w:ascii="Arial" w:hAnsi="Arial"/>
          <w:szCs w:val="24"/>
          <w:rPrChange w:id="867" w:author="Scott Gaudi" w:date="2016-09-18T12:42:00Z">
            <w:rPr>
              <w:ins w:id="868" w:author="Scott Gaudi" w:date="2016-09-17T15:46:00Z"/>
            </w:rPr>
          </w:rPrChange>
        </w:rPr>
      </w:pPr>
      <w:ins w:id="869" w:author="Scott Gaudi" w:date="2016-09-17T15:46:00Z">
        <w:r w:rsidRPr="005A4F38">
          <w:rPr>
            <w:rFonts w:ascii="Arial" w:hAnsi="Arial"/>
            <w:szCs w:val="24"/>
            <w:rPrChange w:id="870" w:author="Scott Gaudi" w:date="2016-09-18T12:42:00Z">
              <w:rPr/>
            </w:rPrChange>
          </w:rPr>
          <w:t xml:space="preserve">Also, the time of the perturbations with respect to the peak of the primary event is unpredictable. Thus detecting a large number of </w:t>
        </w:r>
      </w:ins>
      <w:ins w:id="871" w:author="Scott Gaudi" w:date="2016-09-17T17:21:00Z">
        <w:r w:rsidR="0008607C" w:rsidRPr="005A4F38">
          <w:rPr>
            <w:rFonts w:ascii="Arial" w:hAnsi="Arial"/>
            <w:szCs w:val="24"/>
            <w:rPrChange w:id="872" w:author="Scott Gaudi" w:date="2016-09-18T12:42:00Z">
              <w:rPr/>
            </w:rPrChange>
          </w:rPr>
          <w:t xml:space="preserve">low-mass </w:t>
        </w:r>
      </w:ins>
      <w:proofErr w:type="spellStart"/>
      <w:ins w:id="873" w:author="Scott Gaudi" w:date="2016-09-17T15:46:00Z">
        <w:r w:rsidRPr="005A4F38">
          <w:rPr>
            <w:rFonts w:ascii="Arial" w:hAnsi="Arial"/>
            <w:szCs w:val="24"/>
            <w:rPrChange w:id="874" w:author="Scott Gaudi" w:date="2016-09-18T12:42:00Z">
              <w:rPr/>
            </w:rPrChange>
          </w:rPr>
          <w:t>exoplanets</w:t>
        </w:r>
        <w:proofErr w:type="spellEnd"/>
        <w:r w:rsidRPr="005A4F38">
          <w:rPr>
            <w:rFonts w:ascii="Arial" w:hAnsi="Arial"/>
            <w:szCs w:val="24"/>
            <w:rPrChange w:id="875" w:author="Scott Gaudi" w:date="2016-09-18T12:42:00Z">
              <w:rPr/>
            </w:rPrChange>
          </w:rPr>
          <w:t xml:space="preserve"> with </w:t>
        </w:r>
        <w:proofErr w:type="spellStart"/>
        <w:r w:rsidRPr="005A4F38">
          <w:rPr>
            <w:rFonts w:ascii="Arial" w:hAnsi="Arial"/>
            <w:szCs w:val="24"/>
            <w:rPrChange w:id="876" w:author="Scott Gaudi" w:date="2016-09-18T12:42:00Z">
              <w:rPr/>
            </w:rPrChange>
          </w:rPr>
          <w:t>microlensing</w:t>
        </w:r>
        <w:proofErr w:type="spellEnd"/>
        <w:r w:rsidRPr="005A4F38">
          <w:rPr>
            <w:rFonts w:ascii="Arial" w:hAnsi="Arial"/>
            <w:szCs w:val="24"/>
            <w:rPrChange w:id="877" w:author="Scott Gaudi" w:date="2016-09-18T12:42:00Z">
              <w:rPr/>
            </w:rPrChange>
          </w:rPr>
          <w:t xml:space="preserve"> requires monitoring of a very large number of stars</w:t>
        </w:r>
      </w:ins>
      <w:ins w:id="878" w:author="Scott Gaudi" w:date="2016-09-17T17:21:00Z">
        <w:r w:rsidR="0008607C" w:rsidRPr="005A4F38">
          <w:rPr>
            <w:rFonts w:ascii="Arial" w:hAnsi="Arial"/>
            <w:szCs w:val="24"/>
            <w:rPrChange w:id="879" w:author="Scott Gaudi" w:date="2016-09-18T12:42:00Z">
              <w:rPr/>
            </w:rPrChange>
          </w:rPr>
          <w:t xml:space="preserve"> (&gt;~10</w:t>
        </w:r>
        <w:r w:rsidR="0008607C" w:rsidRPr="005A4F38">
          <w:rPr>
            <w:rFonts w:ascii="Arial" w:hAnsi="Arial"/>
            <w:szCs w:val="24"/>
            <w:vertAlign w:val="superscript"/>
            <w:rPrChange w:id="880" w:author="Scott Gaudi" w:date="2016-09-18T12:42:00Z">
              <w:rPr/>
            </w:rPrChange>
          </w:rPr>
          <w:t>8</w:t>
        </w:r>
        <w:r w:rsidR="0008607C" w:rsidRPr="005A4F38">
          <w:rPr>
            <w:rFonts w:ascii="Arial" w:hAnsi="Arial"/>
            <w:szCs w:val="24"/>
            <w:rPrChange w:id="881" w:author="Scott Gaudi" w:date="2016-09-18T12:42:00Z">
              <w:rPr/>
            </w:rPrChange>
          </w:rPr>
          <w:t xml:space="preserve">) </w:t>
        </w:r>
      </w:ins>
      <w:ins w:id="882" w:author="Scott Gaudi" w:date="2016-09-17T15:46:00Z">
        <w:r w:rsidRPr="005A4F38">
          <w:rPr>
            <w:rFonts w:ascii="Arial" w:hAnsi="Arial"/>
            <w:szCs w:val="24"/>
            <w:rPrChange w:id="883" w:author="Scott Gaudi" w:date="2016-09-18T12:42:00Z">
              <w:rPr/>
            </w:rPrChange>
          </w:rPr>
          <w:t xml:space="preserve">continuously with relatively short cadences </w:t>
        </w:r>
      </w:ins>
      <w:ins w:id="884" w:author="Scott Gaudi" w:date="2016-09-17T17:21:00Z">
        <w:r w:rsidR="0008607C" w:rsidRPr="005A4F38">
          <w:rPr>
            <w:rFonts w:ascii="Arial" w:hAnsi="Arial"/>
            <w:szCs w:val="24"/>
            <w:rPrChange w:id="885" w:author="Scott Gaudi" w:date="2016-09-18T12:42:00Z">
              <w:rPr/>
            </w:rPrChange>
          </w:rPr>
          <w:t xml:space="preserve">(&lt;~15 minutes) </w:t>
        </w:r>
      </w:ins>
      <w:ins w:id="886" w:author="Scott Gaudi" w:date="2016-09-17T15:46:00Z">
        <w:r w:rsidRPr="005A4F38">
          <w:rPr>
            <w:rFonts w:ascii="Arial" w:hAnsi="Arial"/>
            <w:szCs w:val="24"/>
            <w:rPrChange w:id="887" w:author="Scott Gaudi" w:date="2016-09-18T12:42:00Z">
              <w:rPr/>
            </w:rPrChange>
          </w:rPr>
          <w:t xml:space="preserve">and photometric precision of a few percent or better. Practically, a sufficiently high density of source and lens stars, and thus a sufficiently high </w:t>
        </w:r>
        <w:proofErr w:type="spellStart"/>
        <w:r w:rsidRPr="005A4F38">
          <w:rPr>
            <w:rFonts w:ascii="Arial" w:hAnsi="Arial"/>
            <w:szCs w:val="24"/>
            <w:rPrChange w:id="888" w:author="Scott Gaudi" w:date="2016-09-18T12:42:00Z">
              <w:rPr/>
            </w:rPrChange>
          </w:rPr>
          <w:t>microlensing</w:t>
        </w:r>
        <w:proofErr w:type="spellEnd"/>
        <w:r w:rsidRPr="005A4F38">
          <w:rPr>
            <w:rFonts w:ascii="Arial" w:hAnsi="Arial"/>
            <w:szCs w:val="24"/>
            <w:rPrChange w:id="889" w:author="Scott Gaudi" w:date="2016-09-18T12:42:00Z">
              <w:rPr/>
            </w:rPrChange>
          </w:rPr>
          <w:t xml:space="preserve"> event rate, is only achieved in lines of sight towards the Galactic bulge. However, these fields are also crowded, and this high star density means that high spatial resolution is needed to resolve out the individual stars in order to achieve the required photometric precisions and to identify the light from the lens stars.</w:t>
        </w:r>
      </w:ins>
    </w:p>
    <w:p w14:paraId="1AB9EC7D" w14:textId="5B8FFC7E" w:rsidR="007901C0" w:rsidRPr="005A4F38" w:rsidRDefault="002C2957" w:rsidP="00DD10B9">
      <w:pPr>
        <w:rPr>
          <w:ins w:id="890" w:author="Scott Gaudi" w:date="2016-09-17T15:47:00Z"/>
          <w:rFonts w:ascii="Arial" w:hAnsi="Arial"/>
          <w:szCs w:val="24"/>
          <w:rPrChange w:id="891" w:author="Scott Gaudi" w:date="2016-09-18T12:42:00Z">
            <w:rPr>
              <w:ins w:id="892" w:author="Scott Gaudi" w:date="2016-09-17T15:47:00Z"/>
            </w:rPr>
          </w:rPrChange>
        </w:rPr>
      </w:pPr>
      <w:ins w:id="893" w:author="Scott Gaudi" w:date="2016-09-17T15:46:00Z">
        <w:r w:rsidRPr="005A4F38">
          <w:rPr>
            <w:rFonts w:ascii="Arial" w:hAnsi="Arial"/>
            <w:szCs w:val="24"/>
            <w:rPrChange w:id="894" w:author="Scott Gaudi" w:date="2016-09-18T12:42:00Z">
              <w:rPr/>
            </w:rPrChange>
          </w:rPr>
          <w:t>These requirements below are</w:t>
        </w:r>
        <w:r w:rsidR="00DD10B9" w:rsidRPr="005A4F38">
          <w:rPr>
            <w:rFonts w:ascii="Arial" w:hAnsi="Arial"/>
            <w:szCs w:val="24"/>
            <w:rPrChange w:id="895" w:author="Scott Gaudi" w:date="2016-09-18T12:42:00Z">
              <w:rPr/>
            </w:rPrChange>
          </w:rPr>
          <w:t xml:space="preserve"> based on the results of sophisticated simulations of a </w:t>
        </w:r>
        <w:proofErr w:type="spellStart"/>
        <w:r w:rsidR="00DD10B9" w:rsidRPr="005A4F38">
          <w:rPr>
            <w:rFonts w:ascii="Arial" w:hAnsi="Arial"/>
            <w:szCs w:val="24"/>
            <w:rPrChange w:id="896" w:author="Scott Gaudi" w:date="2016-09-18T12:42:00Z">
              <w:rPr/>
            </w:rPrChange>
          </w:rPr>
          <w:t>microlensing</w:t>
        </w:r>
        <w:proofErr w:type="spellEnd"/>
        <w:r w:rsidR="00DD10B9" w:rsidRPr="005A4F38">
          <w:rPr>
            <w:rFonts w:ascii="Arial" w:hAnsi="Arial"/>
            <w:szCs w:val="24"/>
            <w:rPrChange w:id="897" w:author="Scott Gaudi" w:date="2016-09-18T12:42:00Z">
              <w:rPr/>
            </w:rPrChange>
          </w:rPr>
          <w:t xml:space="preserve"> </w:t>
        </w:r>
        <w:proofErr w:type="spellStart"/>
        <w:r w:rsidR="00DD10B9" w:rsidRPr="005A4F38">
          <w:rPr>
            <w:rFonts w:ascii="Arial" w:hAnsi="Arial"/>
            <w:szCs w:val="24"/>
            <w:rPrChange w:id="898" w:author="Scott Gaudi" w:date="2016-09-18T12:42:00Z">
              <w:rPr/>
            </w:rPrChange>
          </w:rPr>
          <w:t>exoplanet</w:t>
        </w:r>
        <w:proofErr w:type="spellEnd"/>
        <w:r w:rsidR="00DD10B9" w:rsidRPr="005A4F38">
          <w:rPr>
            <w:rFonts w:ascii="Arial" w:hAnsi="Arial"/>
            <w:szCs w:val="24"/>
            <w:rPrChange w:id="899" w:author="Scott Gaudi" w:date="2016-09-18T12:42:00Z">
              <w:rPr/>
            </w:rPrChange>
          </w:rPr>
          <w:t xml:space="preserve"> survey. However, to understand the order of magnitude of these requirements, simple back-of-the-envelope estimates are provided. Consider, as a specific example, the goal of detecting at least 150 Earth-mass planets. The typical detection probability for an Earth-mass planet at 2AU is ~1.5%, and thus ~150/0.015 ~ 10</w:t>
        </w:r>
        <w:r w:rsidR="00DD10B9" w:rsidRPr="005A4F38">
          <w:rPr>
            <w:rFonts w:ascii="Arial" w:hAnsi="Arial"/>
            <w:szCs w:val="24"/>
            <w:vertAlign w:val="superscript"/>
            <w:rPrChange w:id="900" w:author="Scott Gaudi" w:date="2016-09-18T12:42:00Z">
              <w:rPr/>
            </w:rPrChange>
          </w:rPr>
          <w:t>4</w:t>
        </w:r>
        <w:r w:rsidR="00DD10B9" w:rsidRPr="005A4F38">
          <w:rPr>
            <w:rFonts w:ascii="Arial" w:hAnsi="Arial"/>
            <w:szCs w:val="24"/>
            <w:rPrChange w:id="901" w:author="Scott Gaudi" w:date="2016-09-18T12:42:00Z">
              <w:rPr/>
            </w:rPrChange>
          </w:rPr>
          <w:t xml:space="preserve"> </w:t>
        </w:r>
        <w:proofErr w:type="spellStart"/>
        <w:r w:rsidR="00DD10B9" w:rsidRPr="005A4F38">
          <w:rPr>
            <w:rFonts w:ascii="Arial" w:hAnsi="Arial"/>
            <w:szCs w:val="24"/>
            <w:rPrChange w:id="902" w:author="Scott Gaudi" w:date="2016-09-18T12:42:00Z">
              <w:rPr/>
            </w:rPrChange>
          </w:rPr>
          <w:t>microlensing</w:t>
        </w:r>
        <w:proofErr w:type="spellEnd"/>
        <w:r w:rsidR="00DD10B9" w:rsidRPr="005A4F38">
          <w:rPr>
            <w:rFonts w:ascii="Arial" w:hAnsi="Arial"/>
            <w:szCs w:val="24"/>
            <w:rPrChange w:id="903" w:author="Scott Gaudi" w:date="2016-09-18T12:42:00Z">
              <w:rPr/>
            </w:rPrChange>
          </w:rPr>
          <w:t xml:space="preserve"> events must be monitored to detect ~150 such planets, assuming every star hosts such a planet. The average</w:t>
        </w:r>
      </w:ins>
      <w:ins w:id="904" w:author="Scott Gaudi" w:date="2016-09-17T17:22:00Z">
        <w:r w:rsidR="0008607C" w:rsidRPr="005A4F38">
          <w:rPr>
            <w:rFonts w:ascii="Arial" w:hAnsi="Arial"/>
            <w:szCs w:val="24"/>
            <w:rPrChange w:id="905" w:author="Scott Gaudi" w:date="2016-09-18T12:42:00Z">
              <w:rPr/>
            </w:rPrChange>
          </w:rPr>
          <w:t xml:space="preserve"> </w:t>
        </w:r>
      </w:ins>
      <w:proofErr w:type="spellStart"/>
      <w:ins w:id="906" w:author="Scott Gaudi" w:date="2016-09-17T15:47:00Z">
        <w:r w:rsidR="00DD10B9" w:rsidRPr="005A4F38">
          <w:rPr>
            <w:rFonts w:ascii="Arial" w:hAnsi="Arial"/>
            <w:szCs w:val="24"/>
            <w:rPrChange w:id="907" w:author="Scott Gaudi" w:date="2016-09-18T12:42:00Z">
              <w:rPr/>
            </w:rPrChange>
          </w:rPr>
          <w:t>microlensing</w:t>
        </w:r>
        <w:proofErr w:type="spellEnd"/>
        <w:r w:rsidR="00DD10B9" w:rsidRPr="005A4F38">
          <w:rPr>
            <w:rFonts w:ascii="Arial" w:hAnsi="Arial"/>
            <w:szCs w:val="24"/>
            <w:rPrChange w:id="908" w:author="Scott Gaudi" w:date="2016-09-18T12:42:00Z">
              <w:rPr/>
            </w:rPrChange>
          </w:rPr>
          <w:t xml:space="preserve"> event rate in the WFIRST </w:t>
        </w:r>
        <w:proofErr w:type="spellStart"/>
        <w:r w:rsidR="00DD10B9" w:rsidRPr="005A4F38">
          <w:rPr>
            <w:rFonts w:ascii="Arial" w:hAnsi="Arial"/>
            <w:szCs w:val="24"/>
            <w:rPrChange w:id="909" w:author="Scott Gaudi" w:date="2016-09-18T12:42:00Z">
              <w:rPr/>
            </w:rPrChange>
          </w:rPr>
          <w:t>microlensing</w:t>
        </w:r>
        <w:proofErr w:type="spellEnd"/>
        <w:r w:rsidR="00DD10B9" w:rsidRPr="005A4F38">
          <w:rPr>
            <w:rFonts w:ascii="Arial" w:hAnsi="Arial"/>
            <w:szCs w:val="24"/>
            <w:rPrChange w:id="910" w:author="Scott Gaudi" w:date="2016-09-18T12:42:00Z">
              <w:rPr/>
            </w:rPrChange>
          </w:rPr>
          <w:t xml:space="preserve"> survey fields is ~</w:t>
        </w:r>
      </w:ins>
      <w:ins w:id="911" w:author="Scott Gaudi" w:date="2016-09-17T17:22:00Z">
        <w:r w:rsidR="0008607C" w:rsidRPr="005A4F38">
          <w:rPr>
            <w:rFonts w:ascii="Arial" w:hAnsi="Arial"/>
            <w:szCs w:val="24"/>
            <w:rPrChange w:id="912" w:author="Scott Gaudi" w:date="2016-09-18T12:42:00Z">
              <w:rPr/>
            </w:rPrChange>
          </w:rPr>
          <w:t>5x10</w:t>
        </w:r>
      </w:ins>
      <w:ins w:id="913" w:author="Scott Gaudi" w:date="2016-09-17T15:47:00Z">
        <w:r w:rsidR="00DD10B9" w:rsidRPr="005A4F38">
          <w:rPr>
            <w:rFonts w:ascii="Arial" w:hAnsi="Arial"/>
            <w:szCs w:val="24"/>
            <w:vertAlign w:val="superscript"/>
            <w:rPrChange w:id="914" w:author="Scott Gaudi" w:date="2016-09-18T12:42:00Z">
              <w:rPr/>
            </w:rPrChange>
          </w:rPr>
          <w:t>-5</w:t>
        </w:r>
        <w:r w:rsidR="00DD10B9" w:rsidRPr="005A4F38">
          <w:rPr>
            <w:rFonts w:ascii="Arial" w:hAnsi="Arial"/>
            <w:szCs w:val="24"/>
            <w:rPrChange w:id="915" w:author="Scott Gaudi" w:date="2016-09-18T12:42:00Z">
              <w:rPr/>
            </w:rPrChange>
          </w:rPr>
          <w:t xml:space="preserve"> events/year/star, </w:t>
        </w:r>
        <w:r w:rsidR="0008607C" w:rsidRPr="005A4F38">
          <w:rPr>
            <w:rFonts w:ascii="Arial" w:hAnsi="Arial"/>
            <w:szCs w:val="24"/>
            <w:rPrChange w:id="916" w:author="Scott Gaudi" w:date="2016-09-18T12:42:00Z">
              <w:rPr/>
            </w:rPrChange>
          </w:rPr>
          <w:t>and thus 10</w:t>
        </w:r>
      </w:ins>
      <w:ins w:id="917" w:author="Scott Gaudi" w:date="2016-09-17T17:23:00Z">
        <w:r w:rsidR="0008607C" w:rsidRPr="005A4F38">
          <w:rPr>
            <w:rFonts w:ascii="Arial" w:hAnsi="Arial"/>
            <w:szCs w:val="24"/>
            <w:vertAlign w:val="superscript"/>
            <w:rPrChange w:id="918" w:author="Scott Gaudi" w:date="2016-09-18T12:42:00Z">
              <w:rPr>
                <w:vertAlign w:val="superscript"/>
              </w:rPr>
            </w:rPrChange>
          </w:rPr>
          <w:t>4</w:t>
        </w:r>
      </w:ins>
      <w:ins w:id="919" w:author="Scott Gaudi" w:date="2016-09-17T15:47:00Z">
        <w:r w:rsidR="00DD10B9" w:rsidRPr="005A4F38">
          <w:rPr>
            <w:rFonts w:ascii="Arial" w:hAnsi="Arial"/>
            <w:szCs w:val="24"/>
            <w:rPrChange w:id="920" w:author="Scott Gaudi" w:date="2016-09-18T12:42:00Z">
              <w:rPr/>
            </w:rPrChange>
          </w:rPr>
          <w:t>/5</w:t>
        </w:r>
      </w:ins>
      <w:ins w:id="921" w:author="Scott Gaudi" w:date="2016-09-17T17:23:00Z">
        <w:r w:rsidR="0008607C" w:rsidRPr="005A4F38">
          <w:rPr>
            <w:rFonts w:ascii="Arial" w:hAnsi="Arial"/>
            <w:szCs w:val="24"/>
            <w:rPrChange w:id="922" w:author="Scott Gaudi" w:date="2016-09-18T12:42:00Z">
              <w:rPr/>
            </w:rPrChange>
          </w:rPr>
          <w:t>x10</w:t>
        </w:r>
        <w:r w:rsidR="0008607C" w:rsidRPr="005A4F38">
          <w:rPr>
            <w:rFonts w:ascii="Arial" w:hAnsi="Arial"/>
            <w:szCs w:val="24"/>
            <w:vertAlign w:val="superscript"/>
            <w:rPrChange w:id="923" w:author="Scott Gaudi" w:date="2016-09-18T12:42:00Z">
              <w:rPr>
                <w:vertAlign w:val="superscript"/>
              </w:rPr>
            </w:rPrChange>
          </w:rPr>
          <w:t>-5</w:t>
        </w:r>
        <w:r w:rsidR="0008607C" w:rsidRPr="005A4F38">
          <w:rPr>
            <w:rFonts w:ascii="Arial" w:hAnsi="Arial"/>
            <w:szCs w:val="24"/>
            <w:rPrChange w:id="924" w:author="Scott Gaudi" w:date="2016-09-18T12:42:00Z">
              <w:rPr/>
            </w:rPrChange>
          </w:rPr>
          <w:t xml:space="preserve"> </w:t>
        </w:r>
      </w:ins>
      <w:ins w:id="925" w:author="Scott Gaudi" w:date="2016-09-17T15:47:00Z">
        <w:r w:rsidR="00DD10B9" w:rsidRPr="005A4F38">
          <w:rPr>
            <w:rFonts w:ascii="Arial" w:hAnsi="Arial"/>
            <w:b/>
            <w:bCs/>
            <w:szCs w:val="24"/>
            <w:rPrChange w:id="926" w:author="Scott Gaudi" w:date="2016-09-18T12:42:00Z">
              <w:rPr>
                <w:b/>
                <w:bCs/>
              </w:rPr>
            </w:rPrChange>
          </w:rPr>
          <w:t>~</w:t>
        </w:r>
        <w:r w:rsidR="00DD10B9" w:rsidRPr="005A4F38">
          <w:rPr>
            <w:rFonts w:ascii="Arial" w:hAnsi="Arial"/>
            <w:szCs w:val="24"/>
            <w:rPrChange w:id="927" w:author="Scott Gaudi" w:date="2016-09-18T12:42:00Z">
              <w:rPr/>
            </w:rPrChange>
          </w:rPr>
          <w:t>10</w:t>
        </w:r>
        <w:r w:rsidR="00DD10B9" w:rsidRPr="005A4F38">
          <w:rPr>
            <w:rFonts w:ascii="Arial" w:hAnsi="Arial"/>
            <w:szCs w:val="24"/>
            <w:vertAlign w:val="superscript"/>
            <w:rPrChange w:id="928" w:author="Scott Gaudi" w:date="2016-09-18T12:42:00Z">
              <w:rPr/>
            </w:rPrChange>
          </w:rPr>
          <w:t>-5</w:t>
        </w:r>
        <w:r w:rsidR="00DD10B9" w:rsidRPr="005A4F38">
          <w:rPr>
            <w:rFonts w:ascii="Arial" w:hAnsi="Arial"/>
            <w:szCs w:val="24"/>
            <w:rPrChange w:id="929" w:author="Scott Gaudi" w:date="2016-09-18T12:42:00Z">
              <w:rPr/>
            </w:rPrChange>
          </w:rPr>
          <w:t xml:space="preserve"> ~200 million star-years must be monitored. The typical stellar density down to J=23 is ~10</w:t>
        </w:r>
        <w:r w:rsidR="00DD10B9" w:rsidRPr="005A4F38">
          <w:rPr>
            <w:rFonts w:ascii="Arial" w:hAnsi="Arial"/>
            <w:szCs w:val="24"/>
            <w:vertAlign w:val="superscript"/>
            <w:rPrChange w:id="930" w:author="Scott Gaudi" w:date="2016-09-18T12:42:00Z">
              <w:rPr/>
            </w:rPrChange>
          </w:rPr>
          <w:t>8</w:t>
        </w:r>
        <w:r w:rsidR="00DD10B9" w:rsidRPr="005A4F38">
          <w:rPr>
            <w:rFonts w:ascii="Arial" w:hAnsi="Arial"/>
            <w:szCs w:val="24"/>
            <w:rPrChange w:id="931" w:author="Scott Gaudi" w:date="2016-09-18T12:42:00Z">
              <w:rPr/>
            </w:rPrChange>
          </w:rPr>
          <w:t xml:space="preserve"> stars per square degree, and thus we have the first data requirement below that at least ~2 square degrees must be monitored. In order to detect and accurately characterize the perturbations due to Earth-mass planets, which typically last a few hours and have amplitudes of several percent, photometric precisions of a few percent, continuous monitoring, and cadences of less than 15 minutes are needed. Finally, given the areal density of ~10</w:t>
        </w:r>
        <w:r w:rsidR="00DD10B9" w:rsidRPr="005A4F38">
          <w:rPr>
            <w:rFonts w:ascii="Arial" w:hAnsi="Arial"/>
            <w:szCs w:val="24"/>
            <w:vertAlign w:val="superscript"/>
            <w:rPrChange w:id="932" w:author="Scott Gaudi" w:date="2016-09-18T12:42:00Z">
              <w:rPr/>
            </w:rPrChange>
          </w:rPr>
          <w:t>8</w:t>
        </w:r>
        <w:r w:rsidR="007901C0" w:rsidRPr="005A4F38">
          <w:rPr>
            <w:rFonts w:ascii="Arial" w:hAnsi="Arial"/>
            <w:szCs w:val="24"/>
            <w:rPrChange w:id="933" w:author="Scott Gaudi" w:date="2016-09-18T12:42:00Z">
              <w:rPr/>
            </w:rPrChange>
          </w:rPr>
          <w:t xml:space="preserve"> stars per square </w:t>
        </w:r>
        <w:proofErr w:type="gramStart"/>
        <w:r w:rsidR="00DD10B9" w:rsidRPr="005A4F38">
          <w:rPr>
            <w:rFonts w:ascii="Arial" w:hAnsi="Arial"/>
            <w:szCs w:val="24"/>
            <w:rPrChange w:id="934" w:author="Scott Gaudi" w:date="2016-09-18T12:42:00Z">
              <w:rPr/>
            </w:rPrChange>
          </w:rPr>
          <w:t>degree,</w:t>
        </w:r>
        <w:proofErr w:type="gramEnd"/>
        <w:r w:rsidR="00DD10B9" w:rsidRPr="005A4F38">
          <w:rPr>
            <w:rFonts w:ascii="Arial" w:hAnsi="Arial"/>
            <w:szCs w:val="24"/>
            <w:rPrChange w:id="935" w:author="Scott Gaudi" w:date="2016-09-18T12:42:00Z">
              <w:rPr/>
            </w:rPrChange>
          </w:rPr>
          <w:t xml:space="preserve"> an angular resolution of 10</w:t>
        </w:r>
        <w:r w:rsidR="00DD10B9" w:rsidRPr="005A4F38">
          <w:rPr>
            <w:rFonts w:ascii="Arial" w:hAnsi="Arial"/>
            <w:szCs w:val="24"/>
            <w:vertAlign w:val="superscript"/>
            <w:rPrChange w:id="936" w:author="Scott Gaudi" w:date="2016-09-18T12:42:00Z">
              <w:rPr/>
            </w:rPrChange>
          </w:rPr>
          <w:t>-4</w:t>
        </w:r>
        <w:r w:rsidR="00DD10B9" w:rsidRPr="005A4F38">
          <w:rPr>
            <w:rFonts w:ascii="Arial" w:hAnsi="Arial"/>
            <w:szCs w:val="24"/>
            <w:rPrChange w:id="937" w:author="Scott Gaudi" w:date="2016-09-18T12:42:00Z">
              <w:rPr/>
            </w:rPrChange>
          </w:rPr>
          <w:t xml:space="preserve"> degrees (0.4 </w:t>
        </w:r>
        <w:proofErr w:type="spellStart"/>
        <w:r w:rsidR="00DD10B9" w:rsidRPr="005A4F38">
          <w:rPr>
            <w:rFonts w:ascii="Arial" w:hAnsi="Arial"/>
            <w:szCs w:val="24"/>
            <w:rPrChange w:id="938" w:author="Scott Gaudi" w:date="2016-09-18T12:42:00Z">
              <w:rPr/>
            </w:rPrChange>
          </w:rPr>
          <w:t>arcseconds</w:t>
        </w:r>
        <w:proofErr w:type="spellEnd"/>
        <w:r w:rsidR="00DD10B9" w:rsidRPr="005A4F38">
          <w:rPr>
            <w:rFonts w:ascii="Arial" w:hAnsi="Arial"/>
            <w:szCs w:val="24"/>
            <w:rPrChange w:id="939" w:author="Scott Gaudi" w:date="2016-09-18T12:42:00Z">
              <w:rPr/>
            </w:rPrChange>
          </w:rPr>
          <w:t>) is needed to resolve the faintest stars.</w:t>
        </w:r>
      </w:ins>
    </w:p>
    <w:p w14:paraId="15697C14" w14:textId="0A6CE553" w:rsidR="00DD10B9" w:rsidRPr="005A4F38" w:rsidRDefault="00DD10B9" w:rsidP="00DD10B9">
      <w:pPr>
        <w:rPr>
          <w:ins w:id="940" w:author="Scott Gaudi" w:date="2016-09-17T15:47:00Z"/>
          <w:rFonts w:ascii="Arial" w:hAnsi="Arial"/>
          <w:szCs w:val="24"/>
          <w:rPrChange w:id="941" w:author="Scott Gaudi" w:date="2016-09-18T12:42:00Z">
            <w:rPr>
              <w:ins w:id="942" w:author="Scott Gaudi" w:date="2016-09-17T15:47:00Z"/>
            </w:rPr>
          </w:rPrChange>
        </w:rPr>
      </w:pPr>
      <w:ins w:id="943" w:author="Scott Gaudi" w:date="2016-09-17T15:47:00Z">
        <w:r w:rsidRPr="005A4F38">
          <w:rPr>
            <w:rFonts w:ascii="Arial" w:hAnsi="Arial"/>
            <w:szCs w:val="24"/>
            <w:rPrChange w:id="944" w:author="Scott Gaudi" w:date="2016-09-18T12:42:00Z">
              <w:rPr/>
            </w:rPrChange>
          </w:rPr>
          <w:lastRenderedPageBreak/>
          <w:t xml:space="preserve">Given the extinction by dust present along lines of sight to the Galactic bulge, the highest signal to noise ratio for measurement of </w:t>
        </w:r>
        <w:proofErr w:type="spellStart"/>
        <w:r w:rsidRPr="005A4F38">
          <w:rPr>
            <w:rFonts w:ascii="Arial" w:hAnsi="Arial"/>
            <w:szCs w:val="24"/>
            <w:rPrChange w:id="945" w:author="Scott Gaudi" w:date="2016-09-18T12:42:00Z">
              <w:rPr/>
            </w:rPrChange>
          </w:rPr>
          <w:t>lightcurves</w:t>
        </w:r>
        <w:proofErr w:type="spellEnd"/>
        <w:r w:rsidRPr="005A4F38">
          <w:rPr>
            <w:rFonts w:ascii="Arial" w:hAnsi="Arial"/>
            <w:szCs w:val="24"/>
            <w:rPrChange w:id="946" w:author="Scott Gaudi" w:date="2016-09-18T12:42:00Z">
              <w:rPr/>
            </w:rPrChange>
          </w:rPr>
          <w:t xml:space="preserve"> will be obtained by means of a broad near infrared filter.</w:t>
        </w:r>
      </w:ins>
    </w:p>
    <w:p w14:paraId="18542610" w14:textId="1CF041AB" w:rsidR="00DD10B9" w:rsidRPr="005A4F38" w:rsidRDefault="00DD10B9" w:rsidP="00DD10B9">
      <w:pPr>
        <w:rPr>
          <w:ins w:id="947" w:author="Scott Gaudi" w:date="2016-09-17T15:47:00Z"/>
          <w:rFonts w:ascii="Arial" w:hAnsi="Arial"/>
          <w:szCs w:val="24"/>
          <w:rPrChange w:id="948" w:author="Scott Gaudi" w:date="2016-09-18T12:42:00Z">
            <w:rPr>
              <w:ins w:id="949" w:author="Scott Gaudi" w:date="2016-09-17T15:47:00Z"/>
            </w:rPr>
          </w:rPrChange>
        </w:rPr>
      </w:pPr>
      <w:ins w:id="950" w:author="Scott Gaudi" w:date="2016-09-17T15:47:00Z">
        <w:r w:rsidRPr="005A4F38">
          <w:rPr>
            <w:rFonts w:ascii="Arial" w:hAnsi="Arial"/>
            <w:szCs w:val="24"/>
            <w:rPrChange w:id="951" w:author="Scott Gaudi" w:date="2016-09-18T12:42:00Z">
              <w:rPr/>
            </w:rPrChange>
          </w:rPr>
          <w:t xml:space="preserve">Typically, the measurement of a </w:t>
        </w:r>
        <w:proofErr w:type="spellStart"/>
        <w:r w:rsidRPr="005A4F38">
          <w:rPr>
            <w:rFonts w:ascii="Arial" w:hAnsi="Arial"/>
            <w:szCs w:val="24"/>
            <w:rPrChange w:id="952" w:author="Scott Gaudi" w:date="2016-09-18T12:42:00Z">
              <w:rPr/>
            </w:rPrChange>
          </w:rPr>
          <w:t>microlensing</w:t>
        </w:r>
        <w:proofErr w:type="spellEnd"/>
        <w:r w:rsidRPr="005A4F38">
          <w:rPr>
            <w:rFonts w:ascii="Arial" w:hAnsi="Arial"/>
            <w:szCs w:val="24"/>
            <w:rPrChange w:id="953" w:author="Scott Gaudi" w:date="2016-09-18T12:42:00Z">
              <w:rPr/>
            </w:rPrChange>
          </w:rPr>
          <w:t xml:space="preserve"> light curve provides allows extraction only of the Einstein ring crossing time. The desired quantities of planet mass and separation from the host star can be determined if the distances to the two stars can be determined and if the mass of the host star can be determined. The primary star-star lensing events typically last ~40 days. The distances to the stars and their masses can be determined from their spectral types and </w:t>
        </w:r>
        <w:proofErr w:type="spellStart"/>
        <w:r w:rsidRPr="005A4F38">
          <w:rPr>
            <w:rFonts w:ascii="Arial" w:hAnsi="Arial"/>
            <w:szCs w:val="24"/>
            <w:rPrChange w:id="954" w:author="Scott Gaudi" w:date="2016-09-18T12:42:00Z">
              <w:rPr/>
            </w:rPrChange>
          </w:rPr>
          <w:t>brightnesses</w:t>
        </w:r>
        <w:proofErr w:type="spellEnd"/>
        <w:r w:rsidRPr="005A4F38">
          <w:rPr>
            <w:rFonts w:ascii="Arial" w:hAnsi="Arial"/>
            <w:szCs w:val="24"/>
            <w:rPrChange w:id="955" w:author="Scott Gaudi" w:date="2016-09-18T12:42:00Z">
              <w:rPr/>
            </w:rPrChange>
          </w:rPr>
          <w:t xml:space="preserve">; the stars will not be spatially resolved, but the change in colors and </w:t>
        </w:r>
        <w:proofErr w:type="spellStart"/>
        <w:r w:rsidRPr="005A4F38">
          <w:rPr>
            <w:rFonts w:ascii="Arial" w:hAnsi="Arial"/>
            <w:szCs w:val="24"/>
            <w:rPrChange w:id="956" w:author="Scott Gaudi" w:date="2016-09-18T12:42:00Z">
              <w:rPr/>
            </w:rPrChange>
          </w:rPr>
          <w:t>brightnesses</w:t>
        </w:r>
        <w:proofErr w:type="spellEnd"/>
        <w:r w:rsidRPr="005A4F38">
          <w:rPr>
            <w:rFonts w:ascii="Arial" w:hAnsi="Arial"/>
            <w:szCs w:val="24"/>
            <w:rPrChange w:id="957" w:author="Scott Gaudi" w:date="2016-09-18T12:42:00Z">
              <w:rPr/>
            </w:rPrChange>
          </w:rPr>
          <w:t xml:space="preserve"> during the event combined with relative proper motion over a period of years may enable placing the stars on a color-magnitude diagram and thus determine their distances and masses (Bennett et al. 2007). Furthermore, the changing line-of-sight geometry during the event modifies the shape of the primary lensing light curve, allowing an independent measurement of the distances to the stars (Gould 1992, Gould et al. 2014). Subtle distortions in the </w:t>
        </w:r>
        <w:proofErr w:type="spellStart"/>
        <w:r w:rsidRPr="005A4F38">
          <w:rPr>
            <w:rFonts w:ascii="Arial" w:hAnsi="Arial"/>
            <w:szCs w:val="24"/>
            <w:rPrChange w:id="958" w:author="Scott Gaudi" w:date="2016-09-18T12:42:00Z">
              <w:rPr/>
            </w:rPrChange>
          </w:rPr>
          <w:t>microlens</w:t>
        </w:r>
        <w:proofErr w:type="spellEnd"/>
        <w:r w:rsidRPr="005A4F38">
          <w:rPr>
            <w:rFonts w:ascii="Arial" w:hAnsi="Arial"/>
            <w:szCs w:val="24"/>
            <w:rPrChange w:id="959" w:author="Scott Gaudi" w:date="2016-09-18T12:42:00Z">
              <w:rPr/>
            </w:rPrChange>
          </w:rPr>
          <w:t xml:space="preserve"> light curves due to the orbital motion of the planet about the host will also enable constraints on the period, inclination,</w:t>
        </w:r>
      </w:ins>
      <w:ins w:id="960" w:author="Scott Gaudi" w:date="2016-09-17T15:48:00Z">
        <w:r w:rsidRPr="005A4F38">
          <w:rPr>
            <w:rFonts w:ascii="Arial" w:hAnsi="Arial"/>
            <w:szCs w:val="24"/>
            <w:rPrChange w:id="961" w:author="Scott Gaudi" w:date="2016-09-18T12:42:00Z">
              <w:rPr/>
            </w:rPrChange>
          </w:rPr>
          <w:t xml:space="preserve"> </w:t>
        </w:r>
      </w:ins>
      <w:ins w:id="962" w:author="Scott Gaudi" w:date="2016-09-17T15:47:00Z">
        <w:r w:rsidRPr="005A4F38">
          <w:rPr>
            <w:rFonts w:ascii="Arial" w:hAnsi="Arial"/>
            <w:szCs w:val="24"/>
            <w:rPrChange w:id="963" w:author="Scott Gaudi" w:date="2016-09-18T12:42:00Z">
              <w:rPr/>
            </w:rPrChange>
          </w:rPr>
          <w:t>and eccentricity of the orbit in a subset of cases. Measurements in multiple filters are required to</w:t>
        </w:r>
      </w:ins>
      <w:ins w:id="964" w:author="Scott Gaudi" w:date="2016-09-17T15:48:00Z">
        <w:r w:rsidRPr="005A4F38">
          <w:rPr>
            <w:rFonts w:ascii="Arial" w:hAnsi="Arial"/>
            <w:szCs w:val="24"/>
            <w:rPrChange w:id="965" w:author="Scott Gaudi" w:date="2016-09-18T12:42:00Z">
              <w:rPr/>
            </w:rPrChange>
          </w:rPr>
          <w:t xml:space="preserve"> </w:t>
        </w:r>
      </w:ins>
      <w:ins w:id="966" w:author="Scott Gaudi" w:date="2016-09-17T15:47:00Z">
        <w:r w:rsidRPr="005A4F38">
          <w:rPr>
            <w:rFonts w:ascii="Arial" w:hAnsi="Arial"/>
            <w:szCs w:val="24"/>
            <w:rPrChange w:id="967" w:author="Scott Gaudi" w:date="2016-09-18T12:42:00Z">
              <w:rPr/>
            </w:rPrChange>
          </w:rPr>
          <w:t>determine spectral types, and high-precision relative photometry is required for analysis of the</w:t>
        </w:r>
      </w:ins>
      <w:ins w:id="968" w:author="Scott Gaudi" w:date="2016-09-17T15:48:00Z">
        <w:r w:rsidRPr="005A4F38">
          <w:rPr>
            <w:rFonts w:ascii="Arial" w:hAnsi="Arial"/>
            <w:szCs w:val="24"/>
            <w:rPrChange w:id="969" w:author="Scott Gaudi" w:date="2016-09-18T12:42:00Z">
              <w:rPr/>
            </w:rPrChange>
          </w:rPr>
          <w:t xml:space="preserve"> </w:t>
        </w:r>
      </w:ins>
      <w:ins w:id="970" w:author="Scott Gaudi" w:date="2016-09-17T15:47:00Z">
        <w:r w:rsidRPr="005A4F38">
          <w:rPr>
            <w:rFonts w:ascii="Arial" w:hAnsi="Arial"/>
            <w:szCs w:val="24"/>
            <w:rPrChange w:id="971" w:author="Scott Gaudi" w:date="2016-09-18T12:42:00Z">
              <w:rPr/>
            </w:rPrChange>
          </w:rPr>
          <w:t xml:space="preserve">light curve shapes. </w:t>
        </w:r>
      </w:ins>
    </w:p>
    <w:p w14:paraId="7AB93070" w14:textId="67DA0B0C" w:rsidR="00DD10B9" w:rsidRPr="005A4F38" w:rsidRDefault="00DD10B9" w:rsidP="00DD10B9">
      <w:pPr>
        <w:rPr>
          <w:ins w:id="972" w:author="Scott Gaudi" w:date="2016-09-17T15:47:00Z"/>
          <w:rFonts w:ascii="Arial" w:hAnsi="Arial"/>
          <w:szCs w:val="24"/>
          <w:rPrChange w:id="973" w:author="Scott Gaudi" w:date="2016-09-18T12:42:00Z">
            <w:rPr>
              <w:ins w:id="974" w:author="Scott Gaudi" w:date="2016-09-17T15:47:00Z"/>
            </w:rPr>
          </w:rPrChange>
        </w:rPr>
      </w:pPr>
      <w:ins w:id="975" w:author="Scott Gaudi" w:date="2016-09-17T15:47:00Z">
        <w:r w:rsidRPr="005A4F38">
          <w:rPr>
            <w:rFonts w:ascii="Arial" w:hAnsi="Arial"/>
            <w:szCs w:val="24"/>
            <w:rPrChange w:id="976" w:author="Scott Gaudi" w:date="2016-09-18T12:42:00Z">
              <w:rPr/>
            </w:rPrChange>
          </w:rPr>
          <w:t xml:space="preserve">The characteristic time-scale for planetary </w:t>
        </w:r>
        <w:proofErr w:type="spellStart"/>
        <w:r w:rsidRPr="005A4F38">
          <w:rPr>
            <w:rFonts w:ascii="Arial" w:hAnsi="Arial"/>
            <w:szCs w:val="24"/>
            <w:rPrChange w:id="977" w:author="Scott Gaudi" w:date="2016-09-18T12:42:00Z">
              <w:rPr/>
            </w:rPrChange>
          </w:rPr>
          <w:t>microlensing</w:t>
        </w:r>
        <w:proofErr w:type="spellEnd"/>
        <w:r w:rsidRPr="005A4F38">
          <w:rPr>
            <w:rFonts w:ascii="Arial" w:hAnsi="Arial"/>
            <w:szCs w:val="24"/>
            <w:rPrChange w:id="978" w:author="Scott Gaudi" w:date="2016-09-18T12:42:00Z">
              <w:rPr/>
            </w:rPrChange>
          </w:rPr>
          <w:t xml:space="preserve"> events is much shorter than that of the</w:t>
        </w:r>
      </w:ins>
      <w:ins w:id="979" w:author="Scott Gaudi" w:date="2016-09-17T15:48:00Z">
        <w:r w:rsidRPr="005A4F38">
          <w:rPr>
            <w:rFonts w:ascii="Arial" w:hAnsi="Arial"/>
            <w:szCs w:val="24"/>
            <w:rPrChange w:id="980" w:author="Scott Gaudi" w:date="2016-09-18T12:42:00Z">
              <w:rPr/>
            </w:rPrChange>
          </w:rPr>
          <w:t xml:space="preserve"> </w:t>
        </w:r>
      </w:ins>
      <w:ins w:id="981" w:author="Scott Gaudi" w:date="2016-09-17T15:47:00Z">
        <w:r w:rsidRPr="005A4F38">
          <w:rPr>
            <w:rFonts w:ascii="Arial" w:hAnsi="Arial"/>
            <w:szCs w:val="24"/>
            <w:rPrChange w:id="982" w:author="Scott Gaudi" w:date="2016-09-18T12:42:00Z">
              <w:rPr/>
            </w:rPrChange>
          </w:rPr>
          <w:t>star-star lensing events, typically on timescales of one to a few hours. A minimum of four</w:t>
        </w:r>
      </w:ins>
      <w:ins w:id="983" w:author="Scott Gaudi" w:date="2016-09-17T15:48:00Z">
        <w:r w:rsidRPr="005A4F38">
          <w:rPr>
            <w:rFonts w:ascii="Arial" w:hAnsi="Arial"/>
            <w:szCs w:val="24"/>
            <w:rPrChange w:id="984" w:author="Scott Gaudi" w:date="2016-09-18T12:42:00Z">
              <w:rPr/>
            </w:rPrChange>
          </w:rPr>
          <w:t xml:space="preserve"> </w:t>
        </w:r>
      </w:ins>
      <w:ins w:id="985" w:author="Scott Gaudi" w:date="2016-09-17T15:47:00Z">
        <w:r w:rsidRPr="005A4F38">
          <w:rPr>
            <w:rFonts w:ascii="Arial" w:hAnsi="Arial"/>
            <w:szCs w:val="24"/>
            <w:rPrChange w:id="986" w:author="Scott Gaudi" w:date="2016-09-18T12:42:00Z">
              <w:rPr/>
            </w:rPrChange>
          </w:rPr>
          <w:t xml:space="preserve">measurements is needed to sample the shape of the light curve of the planetary </w:t>
        </w:r>
        <w:proofErr w:type="spellStart"/>
        <w:r w:rsidRPr="005A4F38">
          <w:rPr>
            <w:rFonts w:ascii="Arial" w:hAnsi="Arial"/>
            <w:szCs w:val="24"/>
            <w:rPrChange w:id="987" w:author="Scott Gaudi" w:date="2016-09-18T12:42:00Z">
              <w:rPr/>
            </w:rPrChange>
          </w:rPr>
          <w:t>microlensing</w:t>
        </w:r>
      </w:ins>
      <w:proofErr w:type="spellEnd"/>
      <w:ins w:id="988" w:author="Scott Gaudi" w:date="2016-09-17T15:48:00Z">
        <w:r w:rsidRPr="005A4F38">
          <w:rPr>
            <w:rFonts w:ascii="Arial" w:hAnsi="Arial"/>
            <w:szCs w:val="24"/>
            <w:rPrChange w:id="989" w:author="Scott Gaudi" w:date="2016-09-18T12:42:00Z">
              <w:rPr/>
            </w:rPrChange>
          </w:rPr>
          <w:t xml:space="preserve"> </w:t>
        </w:r>
      </w:ins>
      <w:ins w:id="990" w:author="Scott Gaudi" w:date="2016-09-17T15:47:00Z">
        <w:r w:rsidRPr="005A4F38">
          <w:rPr>
            <w:rFonts w:ascii="Arial" w:hAnsi="Arial"/>
            <w:szCs w:val="24"/>
            <w:rPrChange w:id="991" w:author="Scott Gaudi" w:date="2016-09-18T12:42:00Z">
              <w:rPr/>
            </w:rPrChange>
          </w:rPr>
          <w:t>event.</w:t>
        </w:r>
      </w:ins>
    </w:p>
    <w:p w14:paraId="72B281DE" w14:textId="264BCCE8" w:rsidR="00DD10B9" w:rsidRPr="005A4F38" w:rsidRDefault="00DD10B9">
      <w:pPr>
        <w:rPr>
          <w:ins w:id="992" w:author="Scott Gaudi" w:date="2016-09-17T15:45:00Z"/>
          <w:rFonts w:ascii="Arial" w:hAnsi="Arial" w:hint="eastAsia"/>
          <w:szCs w:val="24"/>
          <w:rPrChange w:id="993" w:author="Scott Gaudi" w:date="2016-09-18T12:42:00Z">
            <w:rPr>
              <w:ins w:id="994" w:author="Scott Gaudi" w:date="2016-09-17T15:45:00Z"/>
              <w:rFonts w:hint="eastAsia"/>
            </w:rPr>
          </w:rPrChange>
        </w:rPr>
        <w:pPrChange w:id="995" w:author="Scott Gaudi" w:date="2016-09-17T15:45:00Z">
          <w:pPr>
            <w:pStyle w:val="Heading3"/>
          </w:pPr>
        </w:pPrChange>
      </w:pPr>
      <w:ins w:id="996" w:author="Scott Gaudi" w:date="2016-09-17T15:47:00Z">
        <w:r w:rsidRPr="005A4F38">
          <w:rPr>
            <w:rFonts w:ascii="Arial" w:hAnsi="Arial" w:hint="eastAsia"/>
            <w:szCs w:val="24"/>
            <w:rPrChange w:id="997" w:author="Scott Gaudi" w:date="2016-09-18T12:42:00Z">
              <w:rPr>
                <w:rFonts w:hint="eastAsia"/>
              </w:rPr>
            </w:rPrChange>
          </w:rPr>
          <w:t xml:space="preserve">The considerations in the preceding paragraphs lead to the following </w:t>
        </w:r>
      </w:ins>
      <w:ins w:id="998" w:author="Scott Gaudi" w:date="2016-09-18T11:36:00Z">
        <w:r w:rsidR="00FA6F66" w:rsidRPr="005A4F38">
          <w:rPr>
            <w:rFonts w:ascii="Arial" w:hAnsi="Arial" w:hint="eastAsia"/>
            <w:szCs w:val="24"/>
            <w:rPrChange w:id="999" w:author="Scott Gaudi" w:date="2016-09-18T12:42:00Z">
              <w:rPr>
                <w:rFonts w:hint="eastAsia"/>
              </w:rPr>
            </w:rPrChange>
          </w:rPr>
          <w:t>survey</w:t>
        </w:r>
      </w:ins>
      <w:ins w:id="1000" w:author="Scott Gaudi" w:date="2016-09-17T15:47:00Z">
        <w:r w:rsidRPr="005A4F38">
          <w:rPr>
            <w:rFonts w:ascii="Arial" w:hAnsi="Arial" w:hint="eastAsia"/>
            <w:szCs w:val="24"/>
            <w:rPrChange w:id="1001" w:author="Scott Gaudi" w:date="2016-09-18T12:42:00Z">
              <w:rPr>
                <w:rFonts w:hint="eastAsia"/>
              </w:rPr>
            </w:rPrChange>
          </w:rPr>
          <w:t xml:space="preserve"> requirements:</w:t>
        </w:r>
      </w:ins>
    </w:p>
    <w:p w14:paraId="62296B80" w14:textId="71126DBC" w:rsidR="0000405E" w:rsidRPr="0000405E" w:rsidRDefault="0000405E" w:rsidP="0000405E">
      <w:pPr>
        <w:spacing w:before="0"/>
        <w:ind w:left="720"/>
        <w:rPr>
          <w:ins w:id="1002" w:author="Scott Gaudi" w:date="2016-12-03T18:01:00Z"/>
          <w:rFonts w:ascii="Arial" w:hAnsi="Arial"/>
          <w:color w:val="000000"/>
          <w:szCs w:val="24"/>
        </w:rPr>
      </w:pPr>
      <w:ins w:id="1003" w:author="Scott Gaudi" w:date="2016-12-03T18:01:00Z">
        <w:r w:rsidRPr="0000405E">
          <w:rPr>
            <w:rFonts w:ascii="Arial" w:hAnsi="Arial"/>
            <w:color w:val="000000"/>
            <w:szCs w:val="24"/>
          </w:rPr>
          <w:br/>
          <w:t>EML 7: Observe for or at least 2.9x432 sq</w:t>
        </w:r>
        <w:r>
          <w:rPr>
            <w:rFonts w:ascii="Arial" w:hAnsi="Arial"/>
            <w:color w:val="000000"/>
            <w:szCs w:val="24"/>
          </w:rPr>
          <w:t>uare</w:t>
        </w:r>
        <w:r w:rsidRPr="0000405E">
          <w:rPr>
            <w:rFonts w:ascii="Arial" w:hAnsi="Arial"/>
            <w:color w:val="000000"/>
            <w:szCs w:val="24"/>
          </w:rPr>
          <w:t xml:space="preserve"> degree-days, with relative photometric measurements in the primary </w:t>
        </w:r>
        <w:proofErr w:type="spellStart"/>
        <w:r w:rsidRPr="0000405E">
          <w:rPr>
            <w:rFonts w:ascii="Arial" w:hAnsi="Arial"/>
            <w:color w:val="000000"/>
            <w:szCs w:val="24"/>
          </w:rPr>
          <w:t>microlensing</w:t>
        </w:r>
        <w:proofErr w:type="spellEnd"/>
        <w:r w:rsidRPr="0000405E">
          <w:rPr>
            <w:rFonts w:ascii="Arial" w:hAnsi="Arial"/>
            <w:color w:val="000000"/>
            <w:szCs w:val="24"/>
          </w:rPr>
          <w:t xml:space="preserve"> filter that have a statistical S/N of ≥100 per exposure for a H</w:t>
        </w:r>
        <w:r w:rsidRPr="0000405E">
          <w:rPr>
            <w:rFonts w:ascii="Arial" w:hAnsi="Arial"/>
            <w:color w:val="000000"/>
            <w:szCs w:val="24"/>
            <w:vertAlign w:val="subscript"/>
            <w:rPrChange w:id="1004" w:author="Scott Gaudi" w:date="2016-12-03T18:02:00Z">
              <w:rPr>
                <w:rFonts w:ascii="Arial" w:hAnsi="Arial"/>
                <w:color w:val="000000"/>
                <w:szCs w:val="24"/>
              </w:rPr>
            </w:rPrChange>
          </w:rPr>
          <w:t>AB</w:t>
        </w:r>
        <w:r w:rsidRPr="0000405E">
          <w:rPr>
            <w:rFonts w:ascii="Arial" w:hAnsi="Arial"/>
            <w:color w:val="000000"/>
            <w:szCs w:val="24"/>
          </w:rPr>
          <w:t>=21.6 star.</w:t>
        </w:r>
      </w:ins>
    </w:p>
    <w:p w14:paraId="6A0E02C3" w14:textId="77777777" w:rsidR="0000405E" w:rsidRPr="0000405E" w:rsidRDefault="0000405E" w:rsidP="0000405E">
      <w:pPr>
        <w:spacing w:before="0"/>
        <w:ind w:left="720"/>
        <w:rPr>
          <w:ins w:id="1005" w:author="Scott Gaudi" w:date="2016-12-03T18:01:00Z"/>
          <w:rFonts w:ascii="Arial" w:hAnsi="Arial"/>
          <w:color w:val="000000"/>
          <w:szCs w:val="24"/>
        </w:rPr>
      </w:pPr>
    </w:p>
    <w:p w14:paraId="368CD6F2" w14:textId="77777777" w:rsidR="0000405E" w:rsidRPr="0000405E" w:rsidRDefault="0000405E" w:rsidP="0000405E">
      <w:pPr>
        <w:spacing w:before="0"/>
        <w:ind w:left="720"/>
        <w:rPr>
          <w:ins w:id="1006" w:author="Scott Gaudi" w:date="2016-12-03T18:01:00Z"/>
          <w:rFonts w:ascii="Arial" w:hAnsi="Arial"/>
          <w:color w:val="000000"/>
          <w:szCs w:val="24"/>
        </w:rPr>
      </w:pPr>
      <w:ins w:id="1007" w:author="Scott Gaudi" w:date="2016-12-03T18:01:00Z">
        <w:r w:rsidRPr="0000405E">
          <w:rPr>
            <w:rFonts w:ascii="Arial" w:hAnsi="Arial"/>
            <w:color w:val="000000"/>
            <w:szCs w:val="24"/>
          </w:rPr>
          <w:t xml:space="preserve">EML 8: </w:t>
        </w:r>
        <w:proofErr w:type="spellStart"/>
        <w:r w:rsidRPr="0000405E">
          <w:rPr>
            <w:rFonts w:ascii="Arial" w:hAnsi="Arial"/>
            <w:color w:val="000000"/>
            <w:szCs w:val="24"/>
          </w:rPr>
          <w:t>Microlensing</w:t>
        </w:r>
        <w:proofErr w:type="spellEnd"/>
        <w:r w:rsidRPr="0000405E">
          <w:rPr>
            <w:rFonts w:ascii="Arial" w:hAnsi="Arial"/>
            <w:color w:val="000000"/>
            <w:szCs w:val="24"/>
          </w:rPr>
          <w:t xml:space="preserve"> seasons must occupy no more than 8/12 of the available seasons.</w:t>
        </w:r>
      </w:ins>
    </w:p>
    <w:p w14:paraId="16BD8507" w14:textId="77777777" w:rsidR="00DD10B9" w:rsidRPr="005A4F38" w:rsidRDefault="00DD10B9" w:rsidP="00DD10B9">
      <w:pPr>
        <w:spacing w:before="0"/>
        <w:rPr>
          <w:ins w:id="1008" w:author="Scott Gaudi" w:date="2016-09-17T15:48:00Z"/>
          <w:rFonts w:ascii="Arial" w:eastAsia="Times New Roman" w:hAnsi="Arial"/>
          <w:szCs w:val="24"/>
          <w:rPrChange w:id="1009" w:author="Scott Gaudi" w:date="2016-09-18T12:42:00Z">
            <w:rPr>
              <w:ins w:id="1010" w:author="Scott Gaudi" w:date="2016-09-17T15:48:00Z"/>
              <w:rFonts w:ascii="Times" w:eastAsia="Times New Roman" w:hAnsi="Times"/>
              <w:sz w:val="20"/>
            </w:rPr>
          </w:rPrChange>
        </w:rPr>
      </w:pPr>
    </w:p>
    <w:p w14:paraId="7FA51955" w14:textId="22F4B146" w:rsidR="00DD10B9" w:rsidRPr="005A4F38" w:rsidRDefault="00863542">
      <w:pPr>
        <w:spacing w:before="0"/>
        <w:ind w:left="720"/>
        <w:rPr>
          <w:ins w:id="1011" w:author="Scott Gaudi" w:date="2016-09-17T15:48:00Z"/>
          <w:rFonts w:ascii="Arial" w:hAnsi="Arial"/>
          <w:szCs w:val="24"/>
          <w:rPrChange w:id="1012" w:author="Scott Gaudi" w:date="2016-09-18T12:42:00Z">
            <w:rPr>
              <w:ins w:id="1013" w:author="Scott Gaudi" w:date="2016-09-17T15:48:00Z"/>
              <w:rFonts w:ascii="Times" w:hAnsi="Times"/>
              <w:sz w:val="20"/>
            </w:rPr>
          </w:rPrChange>
        </w:rPr>
        <w:pPrChange w:id="1014" w:author="Scott Gaudi" w:date="2016-09-17T15:48:00Z">
          <w:pPr>
            <w:spacing w:before="0"/>
          </w:pPr>
        </w:pPrChange>
      </w:pPr>
      <w:ins w:id="1015" w:author="Scott Gaudi" w:date="2016-09-17T15:48:00Z">
        <w:r w:rsidRPr="005A4F38">
          <w:rPr>
            <w:rFonts w:ascii="Arial" w:hAnsi="Arial"/>
            <w:color w:val="000000"/>
            <w:szCs w:val="24"/>
            <w:rPrChange w:id="1016" w:author="Scott Gaudi" w:date="2016-09-18T12:42:00Z">
              <w:rPr>
                <w:rFonts w:ascii="Arial" w:hAnsi="Arial"/>
                <w:color w:val="000000"/>
                <w:sz w:val="22"/>
                <w:szCs w:val="22"/>
              </w:rPr>
            </w:rPrChange>
          </w:rPr>
          <w:t>EML 9</w:t>
        </w:r>
        <w:r w:rsidR="00DD10B9" w:rsidRPr="005A4F38">
          <w:rPr>
            <w:rFonts w:ascii="Arial" w:hAnsi="Arial"/>
            <w:color w:val="000000"/>
            <w:szCs w:val="24"/>
            <w:rPrChange w:id="1017" w:author="Scott Gaudi" w:date="2016-09-18T12:42:00Z">
              <w:rPr>
                <w:rFonts w:ascii="Arial" w:hAnsi="Arial"/>
                <w:color w:val="000000"/>
                <w:sz w:val="22"/>
                <w:szCs w:val="22"/>
              </w:rPr>
            </w:rPrChange>
          </w:rPr>
          <w:t xml:space="preserve">: </w:t>
        </w:r>
      </w:ins>
      <w:ins w:id="1018" w:author="Scott Gaudi" w:date="2016-09-18T11:37:00Z">
        <w:r w:rsidR="00FA6F66" w:rsidRPr="005A4F38">
          <w:rPr>
            <w:rFonts w:ascii="Arial" w:hAnsi="Arial"/>
            <w:color w:val="000000"/>
            <w:szCs w:val="24"/>
            <w:rPrChange w:id="1019" w:author="Scott Gaudi" w:date="2016-09-18T12:42:00Z">
              <w:rPr>
                <w:rFonts w:ascii="Arial" w:hAnsi="Arial"/>
                <w:color w:val="000000"/>
                <w:sz w:val="22"/>
                <w:szCs w:val="22"/>
              </w:rPr>
            </w:rPrChange>
          </w:rPr>
          <w:t>Relative</w:t>
        </w:r>
      </w:ins>
      <w:ins w:id="1020" w:author="Scott Gaudi" w:date="2016-09-17T15:48:00Z">
        <w:r w:rsidR="00DD10B9" w:rsidRPr="005A4F38">
          <w:rPr>
            <w:rFonts w:ascii="Arial" w:hAnsi="Arial"/>
            <w:color w:val="000000"/>
            <w:szCs w:val="24"/>
            <w:rPrChange w:id="1021" w:author="Scott Gaudi" w:date="2016-09-18T12:42:00Z">
              <w:rPr>
                <w:rFonts w:ascii="Arial" w:hAnsi="Arial"/>
                <w:color w:val="000000"/>
                <w:sz w:val="22"/>
                <w:szCs w:val="22"/>
              </w:rPr>
            </w:rPrChange>
          </w:rPr>
          <w:t xml:space="preserve"> photometric measurements in the primary </w:t>
        </w:r>
        <w:proofErr w:type="spellStart"/>
        <w:r w:rsidR="00DD10B9" w:rsidRPr="005A4F38">
          <w:rPr>
            <w:rFonts w:ascii="Arial" w:hAnsi="Arial"/>
            <w:color w:val="000000"/>
            <w:szCs w:val="24"/>
            <w:rPrChange w:id="1022" w:author="Scott Gaudi" w:date="2016-09-18T12:42:00Z">
              <w:rPr>
                <w:rFonts w:ascii="Arial" w:hAnsi="Arial"/>
                <w:color w:val="000000"/>
                <w:sz w:val="22"/>
                <w:szCs w:val="22"/>
              </w:rPr>
            </w:rPrChange>
          </w:rPr>
          <w:t>microlensing</w:t>
        </w:r>
        <w:proofErr w:type="spellEnd"/>
        <w:r w:rsidR="00DD10B9" w:rsidRPr="005A4F38">
          <w:rPr>
            <w:rFonts w:ascii="Arial" w:hAnsi="Arial"/>
            <w:color w:val="000000"/>
            <w:szCs w:val="24"/>
            <w:rPrChange w:id="1023" w:author="Scott Gaudi" w:date="2016-09-18T12:42:00Z">
              <w:rPr>
                <w:rFonts w:ascii="Arial" w:hAnsi="Arial"/>
                <w:color w:val="000000"/>
                <w:sz w:val="22"/>
                <w:szCs w:val="22"/>
              </w:rPr>
            </w:rPrChange>
          </w:rPr>
          <w:t xml:space="preserve"> filter will have a systematic precision of 0.1% over a season and 0.01% over daily timescales.</w:t>
        </w:r>
      </w:ins>
    </w:p>
    <w:p w14:paraId="7BC9D021" w14:textId="77777777" w:rsidR="00DD10B9" w:rsidRPr="005A4F38" w:rsidRDefault="00DD10B9" w:rsidP="00DD10B9">
      <w:pPr>
        <w:spacing w:before="0"/>
        <w:rPr>
          <w:ins w:id="1024" w:author="Scott Gaudi" w:date="2016-09-17T15:48:00Z"/>
          <w:rFonts w:ascii="Arial" w:eastAsia="Times New Roman" w:hAnsi="Arial"/>
          <w:szCs w:val="24"/>
          <w:rPrChange w:id="1025" w:author="Scott Gaudi" w:date="2016-09-18T12:42:00Z">
            <w:rPr>
              <w:ins w:id="1026" w:author="Scott Gaudi" w:date="2016-09-17T15:48:00Z"/>
              <w:rFonts w:ascii="Times" w:eastAsia="Times New Roman" w:hAnsi="Times"/>
              <w:sz w:val="20"/>
            </w:rPr>
          </w:rPrChange>
        </w:rPr>
      </w:pPr>
    </w:p>
    <w:p w14:paraId="084284BE" w14:textId="4F8A24FF" w:rsidR="00DD10B9" w:rsidRPr="005A4F38" w:rsidRDefault="00DD10B9">
      <w:pPr>
        <w:spacing w:before="0"/>
        <w:ind w:left="720"/>
        <w:rPr>
          <w:ins w:id="1027" w:author="Scott Gaudi" w:date="2016-09-17T15:48:00Z"/>
          <w:rFonts w:ascii="Arial" w:hAnsi="Arial"/>
          <w:szCs w:val="24"/>
          <w:rPrChange w:id="1028" w:author="Scott Gaudi" w:date="2016-09-18T12:42:00Z">
            <w:rPr>
              <w:ins w:id="1029" w:author="Scott Gaudi" w:date="2016-09-17T15:48:00Z"/>
              <w:rFonts w:ascii="Times" w:hAnsi="Times"/>
              <w:sz w:val="20"/>
            </w:rPr>
          </w:rPrChange>
        </w:rPr>
        <w:pPrChange w:id="1030" w:author="Scott Gaudi" w:date="2016-09-17T15:48:00Z">
          <w:pPr>
            <w:spacing w:before="0"/>
          </w:pPr>
        </w:pPrChange>
      </w:pPr>
      <w:ins w:id="1031" w:author="Scott Gaudi" w:date="2016-09-17T15:48:00Z">
        <w:r w:rsidRPr="005A4F38">
          <w:rPr>
            <w:rFonts w:ascii="Arial" w:hAnsi="Arial"/>
            <w:color w:val="000000"/>
            <w:szCs w:val="24"/>
            <w:rPrChange w:id="1032" w:author="Scott Gaudi" w:date="2016-09-18T12:42:00Z">
              <w:rPr>
                <w:rFonts w:ascii="Arial" w:hAnsi="Arial"/>
                <w:color w:val="000000"/>
                <w:sz w:val="22"/>
                <w:szCs w:val="22"/>
              </w:rPr>
            </w:rPrChange>
          </w:rPr>
          <w:t>EM</w:t>
        </w:r>
        <w:r w:rsidR="00863542" w:rsidRPr="005A4F38">
          <w:rPr>
            <w:rFonts w:ascii="Arial" w:hAnsi="Arial"/>
            <w:color w:val="000000"/>
            <w:szCs w:val="24"/>
            <w:rPrChange w:id="1033" w:author="Scott Gaudi" w:date="2016-09-18T12:42:00Z">
              <w:rPr>
                <w:rFonts w:ascii="Arial" w:hAnsi="Arial"/>
                <w:color w:val="000000"/>
                <w:sz w:val="22"/>
                <w:szCs w:val="22"/>
              </w:rPr>
            </w:rPrChange>
          </w:rPr>
          <w:t>L 10</w:t>
        </w:r>
        <w:r w:rsidRPr="005A4F38">
          <w:rPr>
            <w:rFonts w:ascii="Arial" w:hAnsi="Arial"/>
            <w:color w:val="000000"/>
            <w:szCs w:val="24"/>
            <w:rPrChange w:id="1034" w:author="Scott Gaudi" w:date="2016-09-18T12:42:00Z">
              <w:rPr>
                <w:rFonts w:ascii="Arial" w:hAnsi="Arial"/>
                <w:color w:val="000000"/>
                <w:sz w:val="22"/>
                <w:szCs w:val="22"/>
              </w:rPr>
            </w:rPrChange>
          </w:rPr>
          <w:t>: Relative photometric measurements from separate seasons are tied to better than 0.1%</w:t>
        </w:r>
      </w:ins>
    </w:p>
    <w:p w14:paraId="7AEB1F26" w14:textId="77777777" w:rsidR="00DD10B9" w:rsidRPr="005A4F38" w:rsidRDefault="00DD10B9" w:rsidP="00DD10B9">
      <w:pPr>
        <w:spacing w:before="0"/>
        <w:rPr>
          <w:ins w:id="1035" w:author="Scott Gaudi" w:date="2016-09-17T15:48:00Z"/>
          <w:rFonts w:ascii="Arial" w:eastAsia="Times New Roman" w:hAnsi="Arial"/>
          <w:szCs w:val="24"/>
          <w:rPrChange w:id="1036" w:author="Scott Gaudi" w:date="2016-09-18T12:42:00Z">
            <w:rPr>
              <w:ins w:id="1037" w:author="Scott Gaudi" w:date="2016-09-17T15:48:00Z"/>
              <w:rFonts w:ascii="Times" w:eastAsia="Times New Roman" w:hAnsi="Times"/>
              <w:sz w:val="20"/>
            </w:rPr>
          </w:rPrChange>
        </w:rPr>
      </w:pPr>
    </w:p>
    <w:p w14:paraId="2916E280" w14:textId="1F048BF0" w:rsidR="00DD10B9" w:rsidRPr="005A4F38" w:rsidRDefault="00863542">
      <w:pPr>
        <w:spacing w:before="0"/>
        <w:ind w:firstLine="720"/>
        <w:rPr>
          <w:ins w:id="1038" w:author="Scott Gaudi" w:date="2016-09-17T15:48:00Z"/>
          <w:rFonts w:ascii="Arial" w:hAnsi="Arial"/>
          <w:szCs w:val="24"/>
          <w:rPrChange w:id="1039" w:author="Scott Gaudi" w:date="2016-09-18T12:42:00Z">
            <w:rPr>
              <w:ins w:id="1040" w:author="Scott Gaudi" w:date="2016-09-17T15:48:00Z"/>
              <w:rFonts w:ascii="Times" w:hAnsi="Times"/>
              <w:sz w:val="20"/>
            </w:rPr>
          </w:rPrChange>
        </w:rPr>
        <w:pPrChange w:id="1041" w:author="Scott Gaudi" w:date="2016-09-17T15:48:00Z">
          <w:pPr>
            <w:spacing w:before="0"/>
          </w:pPr>
        </w:pPrChange>
      </w:pPr>
      <w:ins w:id="1042" w:author="Scott Gaudi" w:date="2016-09-17T15:48:00Z">
        <w:r w:rsidRPr="005A4F38">
          <w:rPr>
            <w:rFonts w:ascii="Arial" w:hAnsi="Arial"/>
            <w:color w:val="000000"/>
            <w:szCs w:val="24"/>
            <w:rPrChange w:id="1043" w:author="Scott Gaudi" w:date="2016-09-18T12:42:00Z">
              <w:rPr>
                <w:rFonts w:ascii="Arial" w:hAnsi="Arial"/>
                <w:color w:val="000000"/>
                <w:sz w:val="22"/>
                <w:szCs w:val="22"/>
              </w:rPr>
            </w:rPrChange>
          </w:rPr>
          <w:t>EML 1</w:t>
        </w:r>
      </w:ins>
      <w:ins w:id="1044" w:author="Scott Gaudi" w:date="2016-09-17T16:02:00Z">
        <w:r w:rsidRPr="005A4F38">
          <w:rPr>
            <w:rFonts w:ascii="Arial" w:hAnsi="Arial"/>
            <w:color w:val="000000"/>
            <w:szCs w:val="24"/>
            <w:rPrChange w:id="1045" w:author="Scott Gaudi" w:date="2016-09-18T12:42:00Z">
              <w:rPr>
                <w:rFonts w:ascii="Arial" w:hAnsi="Arial"/>
                <w:color w:val="000000"/>
                <w:sz w:val="22"/>
                <w:szCs w:val="22"/>
              </w:rPr>
            </w:rPrChange>
          </w:rPr>
          <w:t>1</w:t>
        </w:r>
      </w:ins>
      <w:ins w:id="1046" w:author="Scott Gaudi" w:date="2016-09-17T15:48:00Z">
        <w:r w:rsidR="00DD10B9" w:rsidRPr="005A4F38">
          <w:rPr>
            <w:rFonts w:ascii="Arial" w:hAnsi="Arial"/>
            <w:color w:val="000000"/>
            <w:szCs w:val="24"/>
            <w:rPrChange w:id="1047" w:author="Scott Gaudi" w:date="2016-09-18T12:42:00Z">
              <w:rPr>
                <w:rFonts w:ascii="Arial" w:hAnsi="Arial"/>
                <w:color w:val="000000"/>
                <w:sz w:val="22"/>
                <w:szCs w:val="22"/>
              </w:rPr>
            </w:rPrChange>
          </w:rPr>
          <w:t>: Absolute photometry is calibrated to better than 1%.</w:t>
        </w:r>
      </w:ins>
    </w:p>
    <w:p w14:paraId="6DFC1F57" w14:textId="77777777" w:rsidR="00DD10B9" w:rsidRPr="005A4F38" w:rsidRDefault="00DD10B9" w:rsidP="00DD10B9">
      <w:pPr>
        <w:spacing w:before="0"/>
        <w:rPr>
          <w:ins w:id="1048" w:author="Scott Gaudi" w:date="2016-09-17T15:48:00Z"/>
          <w:rFonts w:ascii="Arial" w:eastAsia="Times New Roman" w:hAnsi="Arial"/>
          <w:szCs w:val="24"/>
          <w:rPrChange w:id="1049" w:author="Scott Gaudi" w:date="2016-09-18T12:42:00Z">
            <w:rPr>
              <w:ins w:id="1050" w:author="Scott Gaudi" w:date="2016-09-17T15:48:00Z"/>
              <w:rFonts w:ascii="Times" w:eastAsia="Times New Roman" w:hAnsi="Times"/>
              <w:sz w:val="20"/>
            </w:rPr>
          </w:rPrChange>
        </w:rPr>
      </w:pPr>
    </w:p>
    <w:p w14:paraId="7C4B3A72" w14:textId="303E5391" w:rsidR="00DD10B9" w:rsidRPr="005A4F38" w:rsidRDefault="00863542">
      <w:pPr>
        <w:spacing w:before="0"/>
        <w:ind w:left="720"/>
        <w:rPr>
          <w:ins w:id="1051" w:author="Scott Gaudi" w:date="2016-09-17T15:48:00Z"/>
          <w:rFonts w:ascii="Arial" w:hAnsi="Arial"/>
          <w:szCs w:val="24"/>
          <w:rPrChange w:id="1052" w:author="Scott Gaudi" w:date="2016-09-18T12:42:00Z">
            <w:rPr>
              <w:ins w:id="1053" w:author="Scott Gaudi" w:date="2016-09-17T15:48:00Z"/>
              <w:rFonts w:ascii="Times" w:hAnsi="Times"/>
              <w:sz w:val="20"/>
            </w:rPr>
          </w:rPrChange>
        </w:rPr>
        <w:pPrChange w:id="1054" w:author="Scott Gaudi" w:date="2016-09-17T15:48:00Z">
          <w:pPr>
            <w:spacing w:before="0"/>
          </w:pPr>
        </w:pPrChange>
      </w:pPr>
      <w:ins w:id="1055" w:author="Scott Gaudi" w:date="2016-09-17T15:48:00Z">
        <w:r w:rsidRPr="005A4F38">
          <w:rPr>
            <w:rFonts w:ascii="Arial" w:hAnsi="Arial"/>
            <w:color w:val="000000"/>
            <w:szCs w:val="24"/>
            <w:rPrChange w:id="1056" w:author="Scott Gaudi" w:date="2016-09-18T12:42:00Z">
              <w:rPr>
                <w:rFonts w:ascii="Arial" w:hAnsi="Arial"/>
                <w:color w:val="000000"/>
                <w:sz w:val="22"/>
                <w:szCs w:val="22"/>
              </w:rPr>
            </w:rPrChange>
          </w:rPr>
          <w:t>EML 12</w:t>
        </w:r>
        <w:r w:rsidR="00DD10B9" w:rsidRPr="005A4F38">
          <w:rPr>
            <w:rFonts w:ascii="Arial" w:hAnsi="Arial"/>
            <w:color w:val="000000"/>
            <w:szCs w:val="24"/>
            <w:rPrChange w:id="1057" w:author="Scott Gaudi" w:date="2016-09-18T12:42:00Z">
              <w:rPr>
                <w:rFonts w:ascii="Arial" w:hAnsi="Arial"/>
                <w:color w:val="000000"/>
                <w:sz w:val="22"/>
                <w:szCs w:val="22"/>
              </w:rPr>
            </w:rPrChange>
          </w:rPr>
          <w:t xml:space="preserve">: The light curves shall be sampled with a wide filter spanning </w:t>
        </w:r>
      </w:ins>
      <w:ins w:id="1058" w:author="Scott Gaudi" w:date="2017-01-31T14:38:00Z">
        <w:r w:rsidR="00787286">
          <w:rPr>
            <w:rFonts w:ascii="Lucida Grande" w:hAnsi="Lucida Grande" w:cs="Lucida Grande"/>
            <w:color w:val="000000"/>
            <w:szCs w:val="24"/>
          </w:rPr>
          <w:t>λ</w:t>
        </w:r>
      </w:ins>
      <w:ins w:id="1059" w:author="Scott Gaudi" w:date="2016-09-17T15:48:00Z">
        <w:r w:rsidR="00DD10B9" w:rsidRPr="005A4F38">
          <w:rPr>
            <w:rFonts w:ascii="Arial" w:hAnsi="Arial"/>
            <w:color w:val="000000"/>
            <w:szCs w:val="24"/>
            <w:rPrChange w:id="1060" w:author="Scott Gaudi" w:date="2016-09-18T12:42:00Z">
              <w:rPr>
                <w:rFonts w:ascii="Arial" w:hAnsi="Arial"/>
                <w:color w:val="000000"/>
                <w:sz w:val="22"/>
                <w:szCs w:val="22"/>
              </w:rPr>
            </w:rPrChange>
          </w:rPr>
          <w:t xml:space="preserve"> ≈ 1 – 2 </w:t>
        </w:r>
      </w:ins>
      <w:proofErr w:type="spellStart"/>
      <w:ins w:id="1061" w:author="Scott Gaudi" w:date="2017-01-31T14:38:00Z">
        <w:r w:rsidR="00787286">
          <w:rPr>
            <w:rFonts w:ascii="Lucida Grande" w:hAnsi="Lucida Grande" w:cs="Lucida Grande"/>
            <w:color w:val="000000"/>
            <w:szCs w:val="24"/>
          </w:rPr>
          <w:t>μ</w:t>
        </w:r>
      </w:ins>
      <w:ins w:id="1062" w:author="Scott Gaudi" w:date="2016-09-17T15:48:00Z">
        <w:r w:rsidR="00DD10B9" w:rsidRPr="005A4F38">
          <w:rPr>
            <w:rFonts w:ascii="Arial" w:hAnsi="Arial"/>
            <w:color w:val="000000"/>
            <w:szCs w:val="24"/>
            <w:rPrChange w:id="1063" w:author="Scott Gaudi" w:date="2016-09-18T12:42:00Z">
              <w:rPr>
                <w:rFonts w:ascii="Arial" w:hAnsi="Arial"/>
                <w:color w:val="000000"/>
                <w:sz w:val="22"/>
                <w:szCs w:val="22"/>
              </w:rPr>
            </w:rPrChange>
          </w:rPr>
          <w:t>m</w:t>
        </w:r>
        <w:proofErr w:type="spellEnd"/>
        <w:r w:rsidR="00DD10B9" w:rsidRPr="005A4F38">
          <w:rPr>
            <w:rFonts w:ascii="Arial" w:hAnsi="Arial"/>
            <w:color w:val="000000"/>
            <w:szCs w:val="24"/>
            <w:rPrChange w:id="1064" w:author="Scott Gaudi" w:date="2016-09-18T12:42:00Z">
              <w:rPr>
                <w:rFonts w:ascii="Arial" w:hAnsi="Arial"/>
                <w:color w:val="000000"/>
                <w:sz w:val="22"/>
                <w:szCs w:val="22"/>
              </w:rPr>
            </w:rPrChange>
          </w:rPr>
          <w:t>.</w:t>
        </w:r>
      </w:ins>
    </w:p>
    <w:p w14:paraId="6D0E32B4" w14:textId="41577D92" w:rsidR="00DD10B9" w:rsidRPr="005A4F38" w:rsidRDefault="00DD10B9" w:rsidP="00DD10B9">
      <w:pPr>
        <w:spacing w:before="0"/>
        <w:rPr>
          <w:ins w:id="1065" w:author="Scott Gaudi" w:date="2016-09-17T15:48:00Z"/>
          <w:rFonts w:ascii="Arial" w:eastAsia="Times New Roman" w:hAnsi="Arial"/>
          <w:szCs w:val="24"/>
          <w:rPrChange w:id="1066" w:author="Scott Gaudi" w:date="2016-09-18T12:42:00Z">
            <w:rPr>
              <w:ins w:id="1067" w:author="Scott Gaudi" w:date="2016-09-17T15:48:00Z"/>
              <w:rFonts w:ascii="Times" w:eastAsia="Times New Roman" w:hAnsi="Times"/>
              <w:sz w:val="20"/>
            </w:rPr>
          </w:rPrChange>
        </w:rPr>
      </w:pPr>
      <w:ins w:id="1068" w:author="Scott Gaudi" w:date="2016-09-17T15:49:00Z">
        <w:r w:rsidRPr="005A4F38">
          <w:rPr>
            <w:rFonts w:ascii="Arial" w:eastAsia="Times New Roman" w:hAnsi="Arial"/>
            <w:szCs w:val="24"/>
            <w:rPrChange w:id="1069" w:author="Scott Gaudi" w:date="2016-09-18T12:42:00Z">
              <w:rPr>
                <w:rFonts w:ascii="Times" w:eastAsia="Times New Roman" w:hAnsi="Times"/>
                <w:sz w:val="20"/>
              </w:rPr>
            </w:rPrChange>
          </w:rPr>
          <w:tab/>
        </w:r>
      </w:ins>
    </w:p>
    <w:p w14:paraId="54BC1701" w14:textId="43F0BE0A" w:rsidR="00DD10B9" w:rsidRPr="005A4F38" w:rsidRDefault="00863542">
      <w:pPr>
        <w:spacing w:before="0"/>
        <w:ind w:left="720"/>
        <w:rPr>
          <w:ins w:id="1070" w:author="Scott Gaudi" w:date="2016-09-17T15:48:00Z"/>
          <w:rFonts w:ascii="Arial" w:hAnsi="Arial"/>
          <w:szCs w:val="24"/>
          <w:rPrChange w:id="1071" w:author="Scott Gaudi" w:date="2016-09-18T12:42:00Z">
            <w:rPr>
              <w:ins w:id="1072" w:author="Scott Gaudi" w:date="2016-09-17T15:48:00Z"/>
              <w:rFonts w:ascii="Times" w:hAnsi="Times"/>
              <w:sz w:val="20"/>
            </w:rPr>
          </w:rPrChange>
        </w:rPr>
        <w:pPrChange w:id="1073" w:author="Scott Gaudi" w:date="2016-09-17T15:49:00Z">
          <w:pPr>
            <w:spacing w:before="0"/>
          </w:pPr>
        </w:pPrChange>
      </w:pPr>
      <w:ins w:id="1074" w:author="Scott Gaudi" w:date="2016-09-17T15:48:00Z">
        <w:r w:rsidRPr="005A4F38">
          <w:rPr>
            <w:rFonts w:ascii="Arial" w:hAnsi="Arial"/>
            <w:color w:val="000000"/>
            <w:szCs w:val="24"/>
            <w:rPrChange w:id="1075" w:author="Scott Gaudi" w:date="2016-09-18T12:42:00Z">
              <w:rPr>
                <w:rFonts w:ascii="Arial" w:hAnsi="Arial"/>
                <w:color w:val="000000"/>
                <w:sz w:val="22"/>
                <w:szCs w:val="22"/>
              </w:rPr>
            </w:rPrChange>
          </w:rPr>
          <w:t>EML 13</w:t>
        </w:r>
        <w:r w:rsidR="00DD10B9" w:rsidRPr="005A4F38">
          <w:rPr>
            <w:rFonts w:ascii="Arial" w:hAnsi="Arial"/>
            <w:color w:val="000000"/>
            <w:szCs w:val="24"/>
            <w:rPrChange w:id="1076" w:author="Scott Gaudi" w:date="2016-09-18T12:42:00Z">
              <w:rPr>
                <w:rFonts w:ascii="Arial" w:hAnsi="Arial"/>
                <w:color w:val="000000"/>
                <w:sz w:val="22"/>
                <w:szCs w:val="22"/>
              </w:rPr>
            </w:rPrChange>
          </w:rPr>
          <w:t>: The photometric sampling cadence in the wide filter shall be ≤15 minutes.</w:t>
        </w:r>
      </w:ins>
    </w:p>
    <w:p w14:paraId="4ECB65B1" w14:textId="2828D3F1" w:rsidR="00DD10B9" w:rsidRPr="005A4F38" w:rsidRDefault="00DD10B9" w:rsidP="00DD10B9">
      <w:pPr>
        <w:spacing w:before="0"/>
        <w:rPr>
          <w:ins w:id="1077" w:author="Scott Gaudi" w:date="2016-09-17T15:48:00Z"/>
          <w:rFonts w:ascii="Arial" w:eastAsia="Times New Roman" w:hAnsi="Arial"/>
          <w:szCs w:val="24"/>
          <w:rPrChange w:id="1078" w:author="Scott Gaudi" w:date="2016-09-18T12:42:00Z">
            <w:rPr>
              <w:ins w:id="1079" w:author="Scott Gaudi" w:date="2016-09-17T15:48:00Z"/>
              <w:rFonts w:ascii="Times" w:eastAsia="Times New Roman" w:hAnsi="Times"/>
              <w:sz w:val="20"/>
            </w:rPr>
          </w:rPrChange>
        </w:rPr>
      </w:pPr>
      <w:ins w:id="1080" w:author="Scott Gaudi" w:date="2016-09-17T15:48:00Z">
        <w:r w:rsidRPr="005A4F38">
          <w:rPr>
            <w:rFonts w:ascii="Arial" w:eastAsia="Times New Roman" w:hAnsi="Arial"/>
            <w:szCs w:val="24"/>
            <w:rPrChange w:id="1081" w:author="Scott Gaudi" w:date="2016-09-18T12:42:00Z">
              <w:rPr>
                <w:rFonts w:ascii="Times" w:eastAsia="Times New Roman" w:hAnsi="Times"/>
                <w:sz w:val="20"/>
              </w:rPr>
            </w:rPrChange>
          </w:rPr>
          <w:tab/>
        </w:r>
      </w:ins>
    </w:p>
    <w:p w14:paraId="6C091974" w14:textId="6977185D" w:rsidR="00DD10B9" w:rsidRPr="005A4F38" w:rsidRDefault="00863542">
      <w:pPr>
        <w:spacing w:before="0"/>
        <w:ind w:firstLine="720"/>
        <w:rPr>
          <w:ins w:id="1082" w:author="Scott Gaudi" w:date="2016-09-17T15:48:00Z"/>
          <w:rFonts w:ascii="Arial" w:hAnsi="Arial"/>
          <w:szCs w:val="24"/>
          <w:rPrChange w:id="1083" w:author="Scott Gaudi" w:date="2016-09-18T12:42:00Z">
            <w:rPr>
              <w:ins w:id="1084" w:author="Scott Gaudi" w:date="2016-09-17T15:48:00Z"/>
              <w:rFonts w:ascii="Times" w:hAnsi="Times"/>
              <w:sz w:val="20"/>
            </w:rPr>
          </w:rPrChange>
        </w:rPr>
        <w:pPrChange w:id="1085" w:author="Scott Gaudi" w:date="2016-09-17T15:49:00Z">
          <w:pPr>
            <w:spacing w:before="0"/>
          </w:pPr>
        </w:pPrChange>
      </w:pPr>
      <w:ins w:id="1086" w:author="Scott Gaudi" w:date="2016-09-17T15:48:00Z">
        <w:r w:rsidRPr="005A4F38">
          <w:rPr>
            <w:rFonts w:ascii="Arial" w:hAnsi="Arial"/>
            <w:color w:val="000000"/>
            <w:szCs w:val="24"/>
            <w:rPrChange w:id="1087" w:author="Scott Gaudi" w:date="2016-09-18T12:42:00Z">
              <w:rPr>
                <w:rFonts w:ascii="Arial" w:hAnsi="Arial"/>
                <w:color w:val="000000"/>
                <w:sz w:val="22"/>
                <w:szCs w:val="22"/>
              </w:rPr>
            </w:rPrChange>
          </w:rPr>
          <w:t>EML 14</w:t>
        </w:r>
        <w:r w:rsidR="00DD10B9" w:rsidRPr="005A4F38">
          <w:rPr>
            <w:rFonts w:ascii="Arial" w:hAnsi="Arial"/>
            <w:color w:val="000000"/>
            <w:szCs w:val="24"/>
            <w:rPrChange w:id="1088" w:author="Scott Gaudi" w:date="2016-09-18T12:42:00Z">
              <w:rPr>
                <w:rFonts w:ascii="Arial" w:hAnsi="Arial"/>
                <w:color w:val="000000"/>
                <w:sz w:val="22"/>
                <w:szCs w:val="22"/>
              </w:rPr>
            </w:rPrChange>
          </w:rPr>
          <w:t>: The EE50 radius of the PSF in the wide filter shall be &lt;0.15”.</w:t>
        </w:r>
      </w:ins>
    </w:p>
    <w:p w14:paraId="34227565" w14:textId="54792CA5" w:rsidR="00DD10B9" w:rsidRPr="005A4F38" w:rsidRDefault="00DD10B9" w:rsidP="00DD10B9">
      <w:pPr>
        <w:spacing w:before="0"/>
        <w:rPr>
          <w:ins w:id="1089" w:author="Scott Gaudi" w:date="2016-09-17T15:48:00Z"/>
          <w:rFonts w:ascii="Arial" w:eastAsia="Times New Roman" w:hAnsi="Arial"/>
          <w:szCs w:val="24"/>
          <w:rPrChange w:id="1090" w:author="Scott Gaudi" w:date="2016-09-18T12:42:00Z">
            <w:rPr>
              <w:ins w:id="1091" w:author="Scott Gaudi" w:date="2016-09-17T15:48:00Z"/>
              <w:rFonts w:ascii="Times" w:eastAsia="Times New Roman" w:hAnsi="Times"/>
              <w:sz w:val="20"/>
            </w:rPr>
          </w:rPrChange>
        </w:rPr>
      </w:pPr>
      <w:ins w:id="1092" w:author="Scott Gaudi" w:date="2016-09-17T15:49:00Z">
        <w:r w:rsidRPr="005A4F38">
          <w:rPr>
            <w:rFonts w:ascii="Arial" w:eastAsia="Times New Roman" w:hAnsi="Arial"/>
            <w:szCs w:val="24"/>
            <w:rPrChange w:id="1093" w:author="Scott Gaudi" w:date="2016-09-18T12:42:00Z">
              <w:rPr>
                <w:rFonts w:ascii="Times" w:eastAsia="Times New Roman" w:hAnsi="Times"/>
                <w:sz w:val="20"/>
              </w:rPr>
            </w:rPrChange>
          </w:rPr>
          <w:tab/>
        </w:r>
      </w:ins>
    </w:p>
    <w:p w14:paraId="28FE8014" w14:textId="15D4F06A" w:rsidR="00DD10B9" w:rsidRPr="005A4F38" w:rsidRDefault="00863542">
      <w:pPr>
        <w:spacing w:before="0"/>
        <w:ind w:left="720"/>
        <w:rPr>
          <w:ins w:id="1094" w:author="Scott Gaudi" w:date="2016-09-17T15:48:00Z"/>
          <w:rFonts w:ascii="Arial" w:hAnsi="Arial"/>
          <w:szCs w:val="24"/>
          <w:rPrChange w:id="1095" w:author="Scott Gaudi" w:date="2016-09-18T12:42:00Z">
            <w:rPr>
              <w:ins w:id="1096" w:author="Scott Gaudi" w:date="2016-09-17T15:48:00Z"/>
              <w:rFonts w:ascii="Times" w:hAnsi="Times"/>
              <w:sz w:val="20"/>
            </w:rPr>
          </w:rPrChange>
        </w:rPr>
        <w:pPrChange w:id="1097" w:author="Scott Gaudi" w:date="2016-09-17T15:49:00Z">
          <w:pPr>
            <w:spacing w:before="0"/>
          </w:pPr>
        </w:pPrChange>
      </w:pPr>
      <w:ins w:id="1098" w:author="Scott Gaudi" w:date="2016-09-17T15:48:00Z">
        <w:r w:rsidRPr="005A4F38">
          <w:rPr>
            <w:rFonts w:ascii="Arial" w:hAnsi="Arial"/>
            <w:color w:val="000000"/>
            <w:szCs w:val="24"/>
            <w:rPrChange w:id="1099" w:author="Scott Gaudi" w:date="2016-09-18T12:42:00Z">
              <w:rPr>
                <w:rFonts w:ascii="Arial" w:hAnsi="Arial"/>
                <w:color w:val="000000"/>
                <w:sz w:val="22"/>
                <w:szCs w:val="22"/>
              </w:rPr>
            </w:rPrChange>
          </w:rPr>
          <w:lastRenderedPageBreak/>
          <w:t>EML 15</w:t>
        </w:r>
        <w:r w:rsidR="00DD10B9" w:rsidRPr="005A4F38">
          <w:rPr>
            <w:rFonts w:ascii="Arial" w:hAnsi="Arial"/>
            <w:color w:val="000000"/>
            <w:szCs w:val="24"/>
            <w:rPrChange w:id="1100" w:author="Scott Gaudi" w:date="2016-09-18T12:42:00Z">
              <w:rPr>
                <w:rFonts w:ascii="Arial" w:hAnsi="Arial"/>
                <w:color w:val="000000"/>
                <w:sz w:val="22"/>
                <w:szCs w:val="22"/>
              </w:rPr>
            </w:rPrChange>
          </w:rPr>
          <w:t xml:space="preserve">: Each observing season shall last at least 60 days and at least 36 days of each season should be on the opposition side of quadrature. </w:t>
        </w:r>
      </w:ins>
    </w:p>
    <w:p w14:paraId="468457AE" w14:textId="77777777" w:rsidR="00DD10B9" w:rsidRPr="005A4F38" w:rsidRDefault="00DD10B9" w:rsidP="00DD10B9">
      <w:pPr>
        <w:spacing w:before="0"/>
        <w:rPr>
          <w:ins w:id="1101" w:author="Scott Gaudi" w:date="2016-09-17T15:48:00Z"/>
          <w:rFonts w:ascii="Arial" w:eastAsia="Times New Roman" w:hAnsi="Arial"/>
          <w:szCs w:val="24"/>
          <w:rPrChange w:id="1102" w:author="Scott Gaudi" w:date="2016-09-18T12:42:00Z">
            <w:rPr>
              <w:ins w:id="1103" w:author="Scott Gaudi" w:date="2016-09-17T15:48:00Z"/>
              <w:rFonts w:ascii="Times" w:eastAsia="Times New Roman" w:hAnsi="Times"/>
              <w:sz w:val="20"/>
            </w:rPr>
          </w:rPrChange>
        </w:rPr>
      </w:pPr>
    </w:p>
    <w:p w14:paraId="5E2494F0" w14:textId="2A0C4300" w:rsidR="00DD10B9" w:rsidRPr="005A4F38" w:rsidRDefault="00DD10B9">
      <w:pPr>
        <w:spacing w:before="0"/>
        <w:ind w:firstLine="720"/>
        <w:rPr>
          <w:ins w:id="1104" w:author="Scott Gaudi" w:date="2016-09-17T15:48:00Z"/>
          <w:rFonts w:ascii="Arial" w:hAnsi="Arial"/>
          <w:szCs w:val="24"/>
          <w:rPrChange w:id="1105" w:author="Scott Gaudi" w:date="2016-09-18T12:42:00Z">
            <w:rPr>
              <w:ins w:id="1106" w:author="Scott Gaudi" w:date="2016-09-17T15:48:00Z"/>
              <w:rFonts w:ascii="Times" w:hAnsi="Times"/>
              <w:sz w:val="20"/>
            </w:rPr>
          </w:rPrChange>
        </w:rPr>
        <w:pPrChange w:id="1107" w:author="Scott Gaudi" w:date="2016-09-17T15:49:00Z">
          <w:pPr>
            <w:spacing w:before="0"/>
          </w:pPr>
        </w:pPrChange>
      </w:pPr>
      <w:ins w:id="1108" w:author="Scott Gaudi" w:date="2016-09-17T15:48:00Z">
        <w:r w:rsidRPr="005A4F38">
          <w:rPr>
            <w:rFonts w:ascii="Arial" w:hAnsi="Arial"/>
            <w:color w:val="000000"/>
            <w:szCs w:val="24"/>
            <w:rPrChange w:id="1109" w:author="Scott Gaudi" w:date="2016-09-18T12:42:00Z">
              <w:rPr>
                <w:rFonts w:ascii="Arial" w:hAnsi="Arial"/>
                <w:color w:val="000000"/>
                <w:sz w:val="22"/>
                <w:szCs w:val="22"/>
              </w:rPr>
            </w:rPrChange>
          </w:rPr>
          <w:t>E</w:t>
        </w:r>
        <w:r w:rsidR="00863542" w:rsidRPr="005A4F38">
          <w:rPr>
            <w:rFonts w:ascii="Arial" w:hAnsi="Arial"/>
            <w:color w:val="000000"/>
            <w:szCs w:val="24"/>
            <w:rPrChange w:id="1110" w:author="Scott Gaudi" w:date="2016-09-18T12:42:00Z">
              <w:rPr>
                <w:rFonts w:ascii="Arial" w:hAnsi="Arial"/>
                <w:color w:val="000000"/>
                <w:sz w:val="22"/>
                <w:szCs w:val="22"/>
              </w:rPr>
            </w:rPrChange>
          </w:rPr>
          <w:t>ML 16</w:t>
        </w:r>
        <w:r w:rsidRPr="005A4F38">
          <w:rPr>
            <w:rFonts w:ascii="Arial" w:hAnsi="Arial"/>
            <w:color w:val="000000"/>
            <w:szCs w:val="24"/>
            <w:rPrChange w:id="1111" w:author="Scott Gaudi" w:date="2016-09-18T12:42:00Z">
              <w:rPr>
                <w:rFonts w:ascii="Arial" w:hAnsi="Arial"/>
                <w:color w:val="000000"/>
                <w:sz w:val="22"/>
                <w:szCs w:val="22"/>
              </w:rPr>
            </w:rPrChange>
          </w:rPr>
          <w:t>: The seasons will be m</w:t>
        </w:r>
        <w:r w:rsidR="0000405E" w:rsidRPr="0000405E">
          <w:rPr>
            <w:rFonts w:ascii="Arial" w:hAnsi="Arial"/>
            <w:color w:val="000000"/>
            <w:szCs w:val="24"/>
          </w:rPr>
          <w:t>onitored with a duty cycle of ≥9</w:t>
        </w:r>
        <w:r w:rsidRPr="005A4F38">
          <w:rPr>
            <w:rFonts w:ascii="Arial" w:hAnsi="Arial"/>
            <w:color w:val="000000"/>
            <w:szCs w:val="24"/>
            <w:rPrChange w:id="1112" w:author="Scott Gaudi" w:date="2016-09-18T12:42:00Z">
              <w:rPr>
                <w:rFonts w:ascii="Arial" w:hAnsi="Arial"/>
                <w:color w:val="000000"/>
                <w:sz w:val="22"/>
                <w:szCs w:val="22"/>
              </w:rPr>
            </w:rPrChange>
          </w:rPr>
          <w:t>0%.</w:t>
        </w:r>
      </w:ins>
    </w:p>
    <w:p w14:paraId="3C729627" w14:textId="77777777" w:rsidR="00DD10B9" w:rsidRPr="005A4F38" w:rsidRDefault="00DD10B9" w:rsidP="00DD10B9">
      <w:pPr>
        <w:spacing w:before="0"/>
        <w:rPr>
          <w:ins w:id="1113" w:author="Scott Gaudi" w:date="2016-09-17T15:48:00Z"/>
          <w:rFonts w:ascii="Arial" w:eastAsia="Times New Roman" w:hAnsi="Arial"/>
          <w:szCs w:val="24"/>
          <w:rPrChange w:id="1114" w:author="Scott Gaudi" w:date="2016-09-18T12:42:00Z">
            <w:rPr>
              <w:ins w:id="1115" w:author="Scott Gaudi" w:date="2016-09-17T15:48:00Z"/>
              <w:rFonts w:ascii="Times" w:eastAsia="Times New Roman" w:hAnsi="Times"/>
              <w:sz w:val="20"/>
            </w:rPr>
          </w:rPrChange>
        </w:rPr>
      </w:pPr>
    </w:p>
    <w:p w14:paraId="12F71D47" w14:textId="1C2F01F0" w:rsidR="00DD10B9" w:rsidRPr="005A4F38" w:rsidRDefault="00863542">
      <w:pPr>
        <w:spacing w:before="0"/>
        <w:ind w:left="720"/>
        <w:rPr>
          <w:ins w:id="1116" w:author="Scott Gaudi" w:date="2016-09-17T15:48:00Z"/>
          <w:rFonts w:ascii="Arial" w:hAnsi="Arial"/>
          <w:szCs w:val="24"/>
          <w:rPrChange w:id="1117" w:author="Scott Gaudi" w:date="2016-09-18T12:42:00Z">
            <w:rPr>
              <w:ins w:id="1118" w:author="Scott Gaudi" w:date="2016-09-17T15:48:00Z"/>
              <w:rFonts w:ascii="Times" w:hAnsi="Times"/>
              <w:sz w:val="20"/>
            </w:rPr>
          </w:rPrChange>
        </w:rPr>
        <w:pPrChange w:id="1119" w:author="Scott Gaudi" w:date="2016-09-17T15:49:00Z">
          <w:pPr>
            <w:spacing w:before="0"/>
          </w:pPr>
        </w:pPrChange>
      </w:pPr>
      <w:ins w:id="1120" w:author="Scott Gaudi" w:date="2016-09-17T15:48:00Z">
        <w:r w:rsidRPr="005A4F38">
          <w:rPr>
            <w:rFonts w:ascii="Arial" w:hAnsi="Arial"/>
            <w:color w:val="000000"/>
            <w:szCs w:val="24"/>
            <w:rPrChange w:id="1121" w:author="Scott Gaudi" w:date="2016-09-18T12:42:00Z">
              <w:rPr>
                <w:rFonts w:ascii="Arial" w:hAnsi="Arial"/>
                <w:color w:val="000000"/>
                <w:sz w:val="22"/>
                <w:szCs w:val="22"/>
              </w:rPr>
            </w:rPrChange>
          </w:rPr>
          <w:t>EML 17</w:t>
        </w:r>
        <w:r w:rsidR="00DD10B9" w:rsidRPr="005A4F38">
          <w:rPr>
            <w:rFonts w:ascii="Arial" w:hAnsi="Arial"/>
            <w:color w:val="000000"/>
            <w:szCs w:val="24"/>
            <w:rPrChange w:id="1122" w:author="Scott Gaudi" w:date="2016-09-18T12:42:00Z">
              <w:rPr>
                <w:rFonts w:ascii="Arial" w:hAnsi="Arial"/>
                <w:color w:val="000000"/>
                <w:sz w:val="22"/>
                <w:szCs w:val="22"/>
              </w:rPr>
            </w:rPrChange>
          </w:rPr>
          <w:t>: Monitor fields with a two filters in addition to wide filter: both R~4 filter</w:t>
        </w:r>
      </w:ins>
      <w:ins w:id="1123" w:author="Scott Gaudi" w:date="2016-09-18T11:38:00Z">
        <w:r w:rsidR="00FA6F66" w:rsidRPr="005A4F38">
          <w:rPr>
            <w:rFonts w:ascii="Arial" w:hAnsi="Arial"/>
            <w:color w:val="000000"/>
            <w:szCs w:val="24"/>
            <w:rPrChange w:id="1124" w:author="Scott Gaudi" w:date="2016-09-18T12:42:00Z">
              <w:rPr>
                <w:rFonts w:ascii="Arial" w:hAnsi="Arial"/>
                <w:color w:val="000000"/>
                <w:sz w:val="22"/>
                <w:szCs w:val="22"/>
              </w:rPr>
            </w:rPrChange>
          </w:rPr>
          <w:t>s</w:t>
        </w:r>
      </w:ins>
      <w:ins w:id="1125" w:author="Scott Gaudi" w:date="2016-09-17T15:48:00Z">
        <w:r w:rsidR="00DD10B9" w:rsidRPr="005A4F38">
          <w:rPr>
            <w:rFonts w:ascii="Arial" w:hAnsi="Arial"/>
            <w:color w:val="000000"/>
            <w:szCs w:val="24"/>
            <w:rPrChange w:id="1126" w:author="Scott Gaudi" w:date="2016-09-18T12:42:00Z">
              <w:rPr>
                <w:rFonts w:ascii="Arial" w:hAnsi="Arial"/>
                <w:color w:val="000000"/>
                <w:sz w:val="22"/>
                <w:szCs w:val="22"/>
              </w:rPr>
            </w:rPrChange>
          </w:rPr>
          <w:t xml:space="preserve">, one with </w:t>
        </w:r>
        <w:proofErr w:type="spellStart"/>
        <w:r w:rsidR="00DD10B9" w:rsidRPr="005A4F38">
          <w:rPr>
            <w:rFonts w:ascii="Arial" w:hAnsi="Arial"/>
            <w:color w:val="000000"/>
            <w:szCs w:val="24"/>
            <w:rPrChange w:id="1127" w:author="Scott Gaudi" w:date="2016-09-18T12:42:00Z">
              <w:rPr>
                <w:rFonts w:ascii="Arial" w:hAnsi="Arial"/>
                <w:color w:val="000000"/>
                <w:sz w:val="22"/>
                <w:szCs w:val="22"/>
              </w:rPr>
            </w:rPrChange>
          </w:rPr>
          <w:t>bandpass</w:t>
        </w:r>
        <w:proofErr w:type="spellEnd"/>
        <w:r w:rsidR="00DD10B9" w:rsidRPr="005A4F38">
          <w:rPr>
            <w:rFonts w:ascii="Arial" w:hAnsi="Arial"/>
            <w:color w:val="000000"/>
            <w:szCs w:val="24"/>
            <w:rPrChange w:id="1128" w:author="Scott Gaudi" w:date="2016-09-18T12:42:00Z">
              <w:rPr>
                <w:rFonts w:ascii="Arial" w:hAnsi="Arial"/>
                <w:color w:val="000000"/>
                <w:sz w:val="22"/>
                <w:szCs w:val="22"/>
              </w:rPr>
            </w:rPrChange>
          </w:rPr>
          <w:t xml:space="preserve"> </w:t>
        </w:r>
        <w:proofErr w:type="spellStart"/>
        <w:r w:rsidR="00DD10B9" w:rsidRPr="005A4F38">
          <w:rPr>
            <w:rFonts w:ascii="Arial" w:hAnsi="Arial"/>
            <w:color w:val="000000"/>
            <w:szCs w:val="24"/>
            <w:rPrChange w:id="1129" w:author="Scott Gaudi" w:date="2016-09-18T12:42:00Z">
              <w:rPr>
                <w:rFonts w:ascii="Arial" w:hAnsi="Arial"/>
                <w:color w:val="000000"/>
                <w:sz w:val="22"/>
                <w:szCs w:val="22"/>
              </w:rPr>
            </w:rPrChange>
          </w:rPr>
          <w:t>shortward</w:t>
        </w:r>
        <w:proofErr w:type="spellEnd"/>
        <w:r w:rsidR="00DD10B9" w:rsidRPr="005A4F38">
          <w:rPr>
            <w:rFonts w:ascii="Arial" w:hAnsi="Arial"/>
            <w:color w:val="000000"/>
            <w:szCs w:val="24"/>
            <w:rPrChange w:id="1130" w:author="Scott Gaudi" w:date="2016-09-18T12:42:00Z">
              <w:rPr>
                <w:rFonts w:ascii="Arial" w:hAnsi="Arial"/>
                <w:color w:val="000000"/>
                <w:sz w:val="22"/>
                <w:szCs w:val="22"/>
              </w:rPr>
            </w:rPrChange>
          </w:rPr>
          <w:t xml:space="preserve"> of 1 </w:t>
        </w:r>
      </w:ins>
      <w:proofErr w:type="spellStart"/>
      <w:ins w:id="1131" w:author="Scott Gaudi" w:date="2017-01-31T14:38:00Z">
        <w:r w:rsidR="00787286">
          <w:rPr>
            <w:rFonts w:ascii="Lucida Grande" w:hAnsi="Lucida Grande" w:cs="Lucida Grande"/>
            <w:color w:val="000000"/>
            <w:szCs w:val="24"/>
          </w:rPr>
          <w:t>μ</w:t>
        </w:r>
      </w:ins>
      <w:ins w:id="1132" w:author="Scott Gaudi" w:date="2016-09-17T15:48:00Z">
        <w:r w:rsidR="00DD10B9" w:rsidRPr="005A4F38">
          <w:rPr>
            <w:rFonts w:ascii="Arial" w:hAnsi="Arial"/>
            <w:color w:val="000000"/>
            <w:szCs w:val="24"/>
            <w:rPrChange w:id="1133" w:author="Scott Gaudi" w:date="2016-09-18T12:42:00Z">
              <w:rPr>
                <w:rFonts w:ascii="Arial" w:hAnsi="Arial"/>
                <w:color w:val="000000"/>
                <w:sz w:val="22"/>
                <w:szCs w:val="22"/>
              </w:rPr>
            </w:rPrChange>
          </w:rPr>
          <w:t>m</w:t>
        </w:r>
        <w:proofErr w:type="spellEnd"/>
        <w:r w:rsidR="00DD10B9" w:rsidRPr="005A4F38">
          <w:rPr>
            <w:rFonts w:ascii="Arial" w:hAnsi="Arial"/>
            <w:color w:val="000000"/>
            <w:szCs w:val="24"/>
            <w:rPrChange w:id="1134" w:author="Scott Gaudi" w:date="2016-09-18T12:42:00Z">
              <w:rPr>
                <w:rFonts w:ascii="Arial" w:hAnsi="Arial"/>
                <w:color w:val="000000"/>
                <w:sz w:val="22"/>
                <w:szCs w:val="22"/>
              </w:rPr>
            </w:rPrChange>
          </w:rPr>
          <w:t xml:space="preserve"> and one with a </w:t>
        </w:r>
        <w:proofErr w:type="spellStart"/>
        <w:r w:rsidR="00DD10B9" w:rsidRPr="005A4F38">
          <w:rPr>
            <w:rFonts w:ascii="Arial" w:hAnsi="Arial"/>
            <w:color w:val="000000"/>
            <w:szCs w:val="24"/>
            <w:rPrChange w:id="1135" w:author="Scott Gaudi" w:date="2016-09-18T12:42:00Z">
              <w:rPr>
                <w:rFonts w:ascii="Arial" w:hAnsi="Arial"/>
                <w:color w:val="000000"/>
                <w:sz w:val="22"/>
                <w:szCs w:val="22"/>
              </w:rPr>
            </w:rPrChange>
          </w:rPr>
          <w:t>bandpass</w:t>
        </w:r>
        <w:proofErr w:type="spellEnd"/>
        <w:r w:rsidR="00DD10B9" w:rsidRPr="005A4F38">
          <w:rPr>
            <w:rFonts w:ascii="Arial" w:hAnsi="Arial"/>
            <w:color w:val="000000"/>
            <w:szCs w:val="24"/>
            <w:rPrChange w:id="1136" w:author="Scott Gaudi" w:date="2016-09-18T12:42:00Z">
              <w:rPr>
                <w:rFonts w:ascii="Arial" w:hAnsi="Arial"/>
                <w:color w:val="000000"/>
                <w:sz w:val="22"/>
                <w:szCs w:val="22"/>
              </w:rPr>
            </w:rPrChange>
          </w:rPr>
          <w:t xml:space="preserve"> </w:t>
        </w:r>
        <w:proofErr w:type="spellStart"/>
        <w:r w:rsidR="00DD10B9" w:rsidRPr="005A4F38">
          <w:rPr>
            <w:rFonts w:ascii="Arial" w:hAnsi="Arial"/>
            <w:color w:val="000000"/>
            <w:szCs w:val="24"/>
            <w:rPrChange w:id="1137" w:author="Scott Gaudi" w:date="2016-09-18T12:42:00Z">
              <w:rPr>
                <w:rFonts w:ascii="Arial" w:hAnsi="Arial"/>
                <w:color w:val="000000"/>
                <w:sz w:val="22"/>
                <w:szCs w:val="22"/>
              </w:rPr>
            </w:rPrChange>
          </w:rPr>
          <w:t>longward</w:t>
        </w:r>
        <w:proofErr w:type="spellEnd"/>
        <w:r w:rsidR="00DD10B9" w:rsidRPr="005A4F38">
          <w:rPr>
            <w:rFonts w:ascii="Arial" w:hAnsi="Arial"/>
            <w:color w:val="000000"/>
            <w:szCs w:val="24"/>
            <w:rPrChange w:id="1138" w:author="Scott Gaudi" w:date="2016-09-18T12:42:00Z">
              <w:rPr>
                <w:rFonts w:ascii="Arial" w:hAnsi="Arial"/>
                <w:color w:val="000000"/>
                <w:sz w:val="22"/>
                <w:szCs w:val="22"/>
              </w:rPr>
            </w:rPrChange>
          </w:rPr>
          <w:t xml:space="preserve"> of 1 </w:t>
        </w:r>
      </w:ins>
      <w:proofErr w:type="spellStart"/>
      <w:ins w:id="1139" w:author="Scott Gaudi" w:date="2017-01-31T14:38:00Z">
        <w:r w:rsidR="00787286">
          <w:rPr>
            <w:rFonts w:ascii="Lucida Grande" w:hAnsi="Lucida Grande" w:cs="Lucida Grande"/>
            <w:color w:val="000000"/>
            <w:szCs w:val="24"/>
          </w:rPr>
          <w:t>μ</w:t>
        </w:r>
      </w:ins>
      <w:ins w:id="1140" w:author="Scott Gaudi" w:date="2016-09-17T15:48:00Z">
        <w:r w:rsidR="00DD10B9" w:rsidRPr="005A4F38">
          <w:rPr>
            <w:rFonts w:ascii="Arial" w:hAnsi="Arial"/>
            <w:color w:val="000000"/>
            <w:szCs w:val="24"/>
            <w:rPrChange w:id="1141" w:author="Scott Gaudi" w:date="2016-09-18T12:42:00Z">
              <w:rPr>
                <w:rFonts w:ascii="Arial" w:hAnsi="Arial"/>
                <w:color w:val="000000"/>
                <w:sz w:val="22"/>
                <w:szCs w:val="22"/>
              </w:rPr>
            </w:rPrChange>
          </w:rPr>
          <w:t>m</w:t>
        </w:r>
        <w:proofErr w:type="spellEnd"/>
        <w:r w:rsidR="00DD10B9" w:rsidRPr="005A4F38">
          <w:rPr>
            <w:rFonts w:ascii="Arial" w:hAnsi="Arial"/>
            <w:color w:val="000000"/>
            <w:szCs w:val="24"/>
            <w:rPrChange w:id="1142" w:author="Scott Gaudi" w:date="2016-09-18T12:42:00Z">
              <w:rPr>
                <w:rFonts w:ascii="Arial" w:hAnsi="Arial"/>
                <w:color w:val="000000"/>
                <w:sz w:val="22"/>
                <w:szCs w:val="22"/>
              </w:rPr>
            </w:rPrChange>
          </w:rPr>
          <w:t>, each with a cadence of 1 exposure every 12 hours.</w:t>
        </w:r>
      </w:ins>
    </w:p>
    <w:p w14:paraId="2D2AEEBB" w14:textId="77777777" w:rsidR="00DD10B9" w:rsidRPr="005A4F38" w:rsidRDefault="00DD10B9" w:rsidP="00DD10B9">
      <w:pPr>
        <w:spacing w:before="0"/>
        <w:rPr>
          <w:ins w:id="1143" w:author="Scott Gaudi" w:date="2016-09-17T15:48:00Z"/>
          <w:rFonts w:ascii="Arial" w:eastAsia="Times New Roman" w:hAnsi="Arial"/>
          <w:szCs w:val="24"/>
          <w:rPrChange w:id="1144" w:author="Scott Gaudi" w:date="2016-09-18T12:42:00Z">
            <w:rPr>
              <w:ins w:id="1145" w:author="Scott Gaudi" w:date="2016-09-17T15:48:00Z"/>
              <w:rFonts w:ascii="Times" w:eastAsia="Times New Roman" w:hAnsi="Times"/>
              <w:sz w:val="20"/>
            </w:rPr>
          </w:rPrChange>
        </w:rPr>
      </w:pPr>
    </w:p>
    <w:p w14:paraId="63154FC7" w14:textId="4633B201" w:rsidR="00DD10B9" w:rsidRPr="005A4F38" w:rsidRDefault="00863542">
      <w:pPr>
        <w:spacing w:before="0"/>
        <w:ind w:left="720"/>
        <w:rPr>
          <w:ins w:id="1146" w:author="Scott Gaudi" w:date="2016-09-17T15:48:00Z"/>
          <w:rFonts w:ascii="Arial" w:hAnsi="Arial"/>
          <w:szCs w:val="24"/>
          <w:rPrChange w:id="1147" w:author="Scott Gaudi" w:date="2016-09-18T12:42:00Z">
            <w:rPr>
              <w:ins w:id="1148" w:author="Scott Gaudi" w:date="2016-09-17T15:48:00Z"/>
              <w:rFonts w:ascii="Times" w:hAnsi="Times"/>
              <w:sz w:val="20"/>
            </w:rPr>
          </w:rPrChange>
        </w:rPr>
        <w:pPrChange w:id="1149" w:author="Scott Gaudi" w:date="2016-09-18T12:42:00Z">
          <w:pPr>
            <w:spacing w:before="0"/>
          </w:pPr>
        </w:pPrChange>
      </w:pPr>
      <w:ins w:id="1150" w:author="Scott Gaudi" w:date="2016-09-17T15:48:00Z">
        <w:r w:rsidRPr="005A4F38">
          <w:rPr>
            <w:rFonts w:ascii="Arial" w:hAnsi="Arial"/>
            <w:color w:val="000000"/>
            <w:szCs w:val="24"/>
            <w:rPrChange w:id="1151" w:author="Scott Gaudi" w:date="2016-09-18T12:42:00Z">
              <w:rPr>
                <w:rFonts w:ascii="Arial" w:hAnsi="Arial"/>
                <w:color w:val="000000"/>
                <w:sz w:val="22"/>
                <w:szCs w:val="22"/>
              </w:rPr>
            </w:rPrChange>
          </w:rPr>
          <w:t>EML 18</w:t>
        </w:r>
        <w:r w:rsidR="00DD10B9" w:rsidRPr="005A4F38">
          <w:rPr>
            <w:rFonts w:ascii="Arial" w:hAnsi="Arial"/>
            <w:color w:val="000000"/>
            <w:szCs w:val="24"/>
            <w:rPrChange w:id="1152" w:author="Scott Gaudi" w:date="2016-09-18T12:42:00Z">
              <w:rPr>
                <w:rFonts w:ascii="Arial" w:hAnsi="Arial"/>
                <w:color w:val="000000"/>
                <w:sz w:val="22"/>
                <w:szCs w:val="22"/>
              </w:rPr>
            </w:rPrChange>
          </w:rPr>
          <w:t>: The first and last observing seasons shall be separated by &gt;4 years.</w:t>
        </w:r>
      </w:ins>
    </w:p>
    <w:p w14:paraId="43A268F3" w14:textId="47B29147" w:rsidR="00DD10B9" w:rsidRPr="005A4F38" w:rsidRDefault="00DD10B9" w:rsidP="00DD10B9">
      <w:pPr>
        <w:spacing w:before="0"/>
        <w:rPr>
          <w:ins w:id="1153" w:author="Scott Gaudi" w:date="2016-09-17T15:48:00Z"/>
          <w:rFonts w:ascii="Arial" w:eastAsia="Times New Roman" w:hAnsi="Arial"/>
          <w:szCs w:val="24"/>
          <w:rPrChange w:id="1154" w:author="Scott Gaudi" w:date="2016-09-18T12:42:00Z">
            <w:rPr>
              <w:ins w:id="1155" w:author="Scott Gaudi" w:date="2016-09-17T15:48:00Z"/>
              <w:rFonts w:ascii="Times" w:eastAsia="Times New Roman" w:hAnsi="Times"/>
              <w:sz w:val="20"/>
            </w:rPr>
          </w:rPrChange>
        </w:rPr>
      </w:pPr>
      <w:ins w:id="1156" w:author="Scott Gaudi" w:date="2016-09-17T15:49:00Z">
        <w:r w:rsidRPr="005A4F38">
          <w:rPr>
            <w:rFonts w:ascii="Arial" w:eastAsia="Times New Roman" w:hAnsi="Arial"/>
            <w:szCs w:val="24"/>
            <w:rPrChange w:id="1157" w:author="Scott Gaudi" w:date="2016-09-18T12:42:00Z">
              <w:rPr>
                <w:rFonts w:ascii="Times" w:eastAsia="Times New Roman" w:hAnsi="Times"/>
                <w:sz w:val="20"/>
              </w:rPr>
            </w:rPrChange>
          </w:rPr>
          <w:tab/>
        </w:r>
      </w:ins>
    </w:p>
    <w:p w14:paraId="48A0FC15" w14:textId="73C2DF14" w:rsidR="00DD10B9" w:rsidRPr="005A4F38" w:rsidRDefault="00863542">
      <w:pPr>
        <w:spacing w:before="0"/>
        <w:ind w:left="720"/>
        <w:rPr>
          <w:ins w:id="1158" w:author="Scott Gaudi" w:date="2016-09-17T15:48:00Z"/>
          <w:rFonts w:ascii="Arial" w:hAnsi="Arial"/>
          <w:szCs w:val="24"/>
          <w:rPrChange w:id="1159" w:author="Scott Gaudi" w:date="2016-09-18T12:42:00Z">
            <w:rPr>
              <w:ins w:id="1160" w:author="Scott Gaudi" w:date="2016-09-17T15:48:00Z"/>
              <w:rFonts w:ascii="Times" w:hAnsi="Times"/>
              <w:sz w:val="20"/>
            </w:rPr>
          </w:rPrChange>
        </w:rPr>
        <w:pPrChange w:id="1161" w:author="Scott Gaudi" w:date="2016-09-17T15:49:00Z">
          <w:pPr>
            <w:spacing w:before="0"/>
          </w:pPr>
        </w:pPrChange>
      </w:pPr>
      <w:ins w:id="1162" w:author="Scott Gaudi" w:date="2016-09-17T15:48:00Z">
        <w:r w:rsidRPr="005A4F38">
          <w:rPr>
            <w:rFonts w:ascii="Arial" w:hAnsi="Arial"/>
            <w:color w:val="000000"/>
            <w:szCs w:val="24"/>
            <w:rPrChange w:id="1163" w:author="Scott Gaudi" w:date="2016-09-18T12:42:00Z">
              <w:rPr>
                <w:rFonts w:ascii="Arial" w:hAnsi="Arial"/>
                <w:color w:val="000000"/>
                <w:sz w:val="22"/>
                <w:szCs w:val="22"/>
              </w:rPr>
            </w:rPrChange>
          </w:rPr>
          <w:t>EML 19</w:t>
        </w:r>
        <w:r w:rsidR="00DD10B9" w:rsidRPr="005A4F38">
          <w:rPr>
            <w:rFonts w:ascii="Arial" w:hAnsi="Arial"/>
            <w:color w:val="000000"/>
            <w:szCs w:val="24"/>
            <w:rPrChange w:id="1164" w:author="Scott Gaudi" w:date="2016-09-18T12:42:00Z">
              <w:rPr>
                <w:rFonts w:ascii="Arial" w:hAnsi="Arial"/>
                <w:color w:val="000000"/>
                <w:sz w:val="22"/>
                <w:szCs w:val="22"/>
              </w:rPr>
            </w:rPrChange>
          </w:rPr>
          <w:t xml:space="preserve">: The relative </w:t>
        </w:r>
        <w:proofErr w:type="spellStart"/>
        <w:r w:rsidR="00DD10B9" w:rsidRPr="005A4F38">
          <w:rPr>
            <w:rFonts w:ascii="Arial" w:hAnsi="Arial"/>
            <w:color w:val="000000"/>
            <w:szCs w:val="24"/>
            <w:rPrChange w:id="1165" w:author="Scott Gaudi" w:date="2016-09-18T12:42:00Z">
              <w:rPr>
                <w:rFonts w:ascii="Arial" w:hAnsi="Arial"/>
                <w:color w:val="000000"/>
                <w:sz w:val="22"/>
                <w:szCs w:val="22"/>
              </w:rPr>
            </w:rPrChange>
          </w:rPr>
          <w:t>astrometric</w:t>
        </w:r>
        <w:proofErr w:type="spellEnd"/>
        <w:r w:rsidR="00DD10B9" w:rsidRPr="005A4F38">
          <w:rPr>
            <w:rFonts w:ascii="Arial" w:hAnsi="Arial"/>
            <w:color w:val="000000"/>
            <w:szCs w:val="24"/>
            <w:rPrChange w:id="1166" w:author="Scott Gaudi" w:date="2016-09-18T12:42:00Z">
              <w:rPr>
                <w:rFonts w:ascii="Arial" w:hAnsi="Arial"/>
                <w:color w:val="000000"/>
                <w:sz w:val="22"/>
                <w:szCs w:val="22"/>
              </w:rPr>
            </w:rPrChange>
          </w:rPr>
          <w:t xml:space="preserve"> measurements shall have a statistical precision of 1 mas per measurement for a star of H</w:t>
        </w:r>
        <w:r w:rsidR="00DD10B9" w:rsidRPr="005A4F38">
          <w:rPr>
            <w:rFonts w:ascii="Arial" w:hAnsi="Arial"/>
            <w:color w:val="000000"/>
            <w:szCs w:val="24"/>
            <w:vertAlign w:val="subscript"/>
            <w:rPrChange w:id="1167" w:author="Scott Gaudi" w:date="2016-09-18T12:42:00Z">
              <w:rPr>
                <w:rFonts w:ascii="Arial" w:hAnsi="Arial"/>
                <w:color w:val="000000"/>
                <w:sz w:val="22"/>
                <w:szCs w:val="22"/>
              </w:rPr>
            </w:rPrChange>
          </w:rPr>
          <w:t>AB</w:t>
        </w:r>
        <w:r w:rsidR="00DD10B9" w:rsidRPr="005A4F38">
          <w:rPr>
            <w:rFonts w:ascii="Arial" w:hAnsi="Arial"/>
            <w:color w:val="000000"/>
            <w:szCs w:val="24"/>
            <w:rPrChange w:id="1168" w:author="Scott Gaudi" w:date="2016-09-18T12:42:00Z">
              <w:rPr>
                <w:rFonts w:ascii="Arial" w:hAnsi="Arial"/>
                <w:color w:val="000000"/>
                <w:sz w:val="22"/>
                <w:szCs w:val="22"/>
              </w:rPr>
            </w:rPrChange>
          </w:rPr>
          <w:t>=21.6.</w:t>
        </w:r>
      </w:ins>
    </w:p>
    <w:p w14:paraId="62F3883F" w14:textId="77777777" w:rsidR="00DD10B9" w:rsidRPr="005A4F38" w:rsidRDefault="00DD10B9" w:rsidP="00DD10B9">
      <w:pPr>
        <w:spacing w:before="0"/>
        <w:rPr>
          <w:ins w:id="1169" w:author="Scott Gaudi" w:date="2016-09-17T15:48:00Z"/>
          <w:rFonts w:ascii="Arial" w:eastAsia="Times New Roman" w:hAnsi="Arial"/>
          <w:szCs w:val="24"/>
          <w:rPrChange w:id="1170" w:author="Scott Gaudi" w:date="2016-09-18T12:42:00Z">
            <w:rPr>
              <w:ins w:id="1171" w:author="Scott Gaudi" w:date="2016-09-17T15:48:00Z"/>
              <w:rFonts w:ascii="Times" w:eastAsia="Times New Roman" w:hAnsi="Times"/>
              <w:sz w:val="20"/>
            </w:rPr>
          </w:rPrChange>
        </w:rPr>
      </w:pPr>
    </w:p>
    <w:p w14:paraId="33BEB1D4" w14:textId="3CDA7C77" w:rsidR="00DD10B9" w:rsidRPr="005A4F38" w:rsidRDefault="00863542">
      <w:pPr>
        <w:spacing w:before="0"/>
        <w:ind w:left="720"/>
        <w:rPr>
          <w:ins w:id="1172" w:author="Scott Gaudi" w:date="2016-09-17T15:48:00Z"/>
          <w:rFonts w:ascii="Arial" w:hAnsi="Arial"/>
          <w:szCs w:val="24"/>
          <w:rPrChange w:id="1173" w:author="Scott Gaudi" w:date="2016-09-18T12:42:00Z">
            <w:rPr>
              <w:ins w:id="1174" w:author="Scott Gaudi" w:date="2016-09-17T15:48:00Z"/>
              <w:rFonts w:ascii="Times" w:hAnsi="Times"/>
              <w:sz w:val="20"/>
            </w:rPr>
          </w:rPrChange>
        </w:rPr>
        <w:pPrChange w:id="1175" w:author="Scott Gaudi" w:date="2016-09-17T15:49:00Z">
          <w:pPr>
            <w:spacing w:before="0"/>
          </w:pPr>
        </w:pPrChange>
      </w:pPr>
      <w:ins w:id="1176" w:author="Scott Gaudi" w:date="2016-09-17T15:48:00Z">
        <w:r w:rsidRPr="005A4F38">
          <w:rPr>
            <w:rFonts w:ascii="Arial" w:hAnsi="Arial"/>
            <w:color w:val="000000"/>
            <w:szCs w:val="24"/>
            <w:rPrChange w:id="1177" w:author="Scott Gaudi" w:date="2016-09-18T12:42:00Z">
              <w:rPr>
                <w:rFonts w:ascii="Arial" w:hAnsi="Arial"/>
                <w:color w:val="000000"/>
                <w:sz w:val="22"/>
                <w:szCs w:val="22"/>
              </w:rPr>
            </w:rPrChange>
          </w:rPr>
          <w:t>EML 20</w:t>
        </w:r>
        <w:r w:rsidR="00DD10B9" w:rsidRPr="005A4F38">
          <w:rPr>
            <w:rFonts w:ascii="Arial" w:hAnsi="Arial"/>
            <w:color w:val="000000"/>
            <w:szCs w:val="24"/>
            <w:rPrChange w:id="1178" w:author="Scott Gaudi" w:date="2016-09-18T12:42:00Z">
              <w:rPr>
                <w:rFonts w:ascii="Arial" w:hAnsi="Arial"/>
                <w:color w:val="000000"/>
                <w:sz w:val="22"/>
                <w:szCs w:val="22"/>
              </w:rPr>
            </w:rPrChange>
          </w:rPr>
          <w:t xml:space="preserve">: The relative </w:t>
        </w:r>
        <w:proofErr w:type="spellStart"/>
        <w:r w:rsidR="00DD10B9" w:rsidRPr="005A4F38">
          <w:rPr>
            <w:rFonts w:ascii="Arial" w:hAnsi="Arial"/>
            <w:color w:val="000000"/>
            <w:szCs w:val="24"/>
            <w:rPrChange w:id="1179" w:author="Scott Gaudi" w:date="2016-09-18T12:42:00Z">
              <w:rPr>
                <w:rFonts w:ascii="Arial" w:hAnsi="Arial"/>
                <w:color w:val="000000"/>
                <w:sz w:val="22"/>
                <w:szCs w:val="22"/>
              </w:rPr>
            </w:rPrChange>
          </w:rPr>
          <w:t>astrometric</w:t>
        </w:r>
        <w:proofErr w:type="spellEnd"/>
        <w:r w:rsidR="00DD10B9" w:rsidRPr="005A4F38">
          <w:rPr>
            <w:rFonts w:ascii="Arial" w:hAnsi="Arial"/>
            <w:color w:val="000000"/>
            <w:szCs w:val="24"/>
            <w:rPrChange w:id="1180" w:author="Scott Gaudi" w:date="2016-09-18T12:42:00Z">
              <w:rPr>
                <w:rFonts w:ascii="Arial" w:hAnsi="Arial"/>
                <w:color w:val="000000"/>
                <w:sz w:val="22"/>
                <w:szCs w:val="22"/>
              </w:rPr>
            </w:rPrChange>
          </w:rPr>
          <w:t xml:space="preserve"> measurements will have a systematic precision of 10 </w:t>
        </w:r>
      </w:ins>
      <w:ins w:id="1181" w:author="Scott Gaudi" w:date="2017-01-31T14:38:00Z">
        <w:r w:rsidR="00787286">
          <w:rPr>
            <w:rFonts w:ascii="Lucida Grande" w:hAnsi="Lucida Grande" w:cs="Lucida Grande"/>
            <w:color w:val="000000"/>
            <w:szCs w:val="24"/>
          </w:rPr>
          <w:t>μ</w:t>
        </w:r>
      </w:ins>
      <w:bookmarkStart w:id="1182" w:name="_GoBack"/>
      <w:bookmarkEnd w:id="1182"/>
      <w:ins w:id="1183" w:author="Scott Gaudi" w:date="2016-09-17T15:48:00Z">
        <w:r w:rsidR="00DD10B9" w:rsidRPr="005A4F38">
          <w:rPr>
            <w:rFonts w:ascii="Arial" w:hAnsi="Arial"/>
            <w:color w:val="000000"/>
            <w:szCs w:val="24"/>
            <w:rPrChange w:id="1184" w:author="Scott Gaudi" w:date="2016-09-18T12:42:00Z">
              <w:rPr>
                <w:rFonts w:ascii="Arial" w:hAnsi="Arial"/>
                <w:color w:val="000000"/>
                <w:sz w:val="22"/>
                <w:szCs w:val="22"/>
              </w:rPr>
            </w:rPrChange>
          </w:rPr>
          <w:t xml:space="preserve">as over the full </w:t>
        </w:r>
        <w:proofErr w:type="spellStart"/>
        <w:r w:rsidR="00DD10B9" w:rsidRPr="005A4F38">
          <w:rPr>
            <w:rFonts w:ascii="Arial" w:hAnsi="Arial"/>
            <w:color w:val="000000"/>
            <w:szCs w:val="24"/>
            <w:rPrChange w:id="1185" w:author="Scott Gaudi" w:date="2016-09-18T12:42:00Z">
              <w:rPr>
                <w:rFonts w:ascii="Arial" w:hAnsi="Arial"/>
                <w:color w:val="000000"/>
                <w:sz w:val="22"/>
                <w:szCs w:val="22"/>
              </w:rPr>
            </w:rPrChange>
          </w:rPr>
          <w:t>microlensing</w:t>
        </w:r>
        <w:proofErr w:type="spellEnd"/>
        <w:r w:rsidR="00DD10B9" w:rsidRPr="005A4F38">
          <w:rPr>
            <w:rFonts w:ascii="Arial" w:hAnsi="Arial"/>
            <w:color w:val="000000"/>
            <w:szCs w:val="24"/>
            <w:rPrChange w:id="1186" w:author="Scott Gaudi" w:date="2016-09-18T12:42:00Z">
              <w:rPr>
                <w:rFonts w:ascii="Arial" w:hAnsi="Arial"/>
                <w:color w:val="000000"/>
                <w:sz w:val="22"/>
                <w:szCs w:val="22"/>
              </w:rPr>
            </w:rPrChange>
          </w:rPr>
          <w:t xml:space="preserve"> survey (stretch goal of 3 </w:t>
        </w:r>
      </w:ins>
      <w:proofErr w:type="spellStart"/>
      <w:ins w:id="1187" w:author="Scott Gaudi" w:date="2017-01-31T14:38:00Z">
        <w:r w:rsidR="00787286">
          <w:rPr>
            <w:rFonts w:ascii="Lucida Grande" w:hAnsi="Lucida Grande" w:cs="Lucida Grande"/>
            <w:color w:val="000000"/>
            <w:szCs w:val="24"/>
          </w:rPr>
          <w:t>μ</w:t>
        </w:r>
      </w:ins>
      <w:ins w:id="1188" w:author="Scott Gaudi" w:date="2016-09-17T15:48:00Z">
        <w:r w:rsidR="00DD10B9" w:rsidRPr="005A4F38">
          <w:rPr>
            <w:rFonts w:ascii="Arial" w:hAnsi="Arial"/>
            <w:color w:val="000000"/>
            <w:szCs w:val="24"/>
            <w:rPrChange w:id="1189" w:author="Scott Gaudi" w:date="2016-09-18T12:42:00Z">
              <w:rPr>
                <w:rFonts w:ascii="Arial" w:hAnsi="Arial"/>
                <w:color w:val="000000"/>
                <w:sz w:val="22"/>
                <w:szCs w:val="22"/>
              </w:rPr>
            </w:rPrChange>
          </w:rPr>
          <w:t>as</w:t>
        </w:r>
        <w:proofErr w:type="spellEnd"/>
        <w:r w:rsidR="00DD10B9" w:rsidRPr="005A4F38">
          <w:rPr>
            <w:rFonts w:ascii="Arial" w:hAnsi="Arial"/>
            <w:color w:val="000000"/>
            <w:szCs w:val="24"/>
            <w:rPrChange w:id="1190" w:author="Scott Gaudi" w:date="2016-09-18T12:42:00Z">
              <w:rPr>
                <w:rFonts w:ascii="Arial" w:hAnsi="Arial"/>
                <w:color w:val="000000"/>
                <w:sz w:val="22"/>
                <w:szCs w:val="22"/>
              </w:rPr>
            </w:rPrChange>
          </w:rPr>
          <w:t>)</w:t>
        </w:r>
      </w:ins>
    </w:p>
    <w:p w14:paraId="35B8DCCC" w14:textId="287C3ABE" w:rsidR="00DD10B9" w:rsidRPr="005A4F38" w:rsidRDefault="00DD10B9" w:rsidP="00DD10B9">
      <w:pPr>
        <w:spacing w:before="0"/>
        <w:rPr>
          <w:ins w:id="1191" w:author="Scott Gaudi" w:date="2016-09-17T15:48:00Z"/>
          <w:rFonts w:ascii="Arial" w:eastAsia="Times New Roman" w:hAnsi="Arial"/>
          <w:szCs w:val="24"/>
          <w:rPrChange w:id="1192" w:author="Scott Gaudi" w:date="2016-09-18T12:42:00Z">
            <w:rPr>
              <w:ins w:id="1193" w:author="Scott Gaudi" w:date="2016-09-17T15:48:00Z"/>
              <w:rFonts w:ascii="Times" w:eastAsia="Times New Roman" w:hAnsi="Times"/>
              <w:sz w:val="20"/>
            </w:rPr>
          </w:rPrChange>
        </w:rPr>
      </w:pPr>
      <w:ins w:id="1194" w:author="Scott Gaudi" w:date="2016-09-17T15:49:00Z">
        <w:r w:rsidRPr="005A4F38">
          <w:rPr>
            <w:rFonts w:ascii="Arial" w:eastAsia="Times New Roman" w:hAnsi="Arial"/>
            <w:szCs w:val="24"/>
            <w:rPrChange w:id="1195" w:author="Scott Gaudi" w:date="2016-09-18T12:42:00Z">
              <w:rPr>
                <w:rFonts w:ascii="Times" w:eastAsia="Times New Roman" w:hAnsi="Times"/>
                <w:sz w:val="20"/>
              </w:rPr>
            </w:rPrChange>
          </w:rPr>
          <w:tab/>
        </w:r>
      </w:ins>
    </w:p>
    <w:p w14:paraId="0FFB3C3A" w14:textId="6E3D1568" w:rsidR="00DD10B9" w:rsidRPr="005A4F38" w:rsidRDefault="00863542">
      <w:pPr>
        <w:spacing w:before="0"/>
        <w:ind w:left="720"/>
        <w:rPr>
          <w:ins w:id="1196" w:author="Scott Gaudi" w:date="2016-09-17T15:48:00Z"/>
          <w:rFonts w:ascii="Arial" w:hAnsi="Arial"/>
          <w:szCs w:val="24"/>
          <w:rPrChange w:id="1197" w:author="Scott Gaudi" w:date="2016-09-18T12:42:00Z">
            <w:rPr>
              <w:ins w:id="1198" w:author="Scott Gaudi" w:date="2016-09-17T15:48:00Z"/>
              <w:rFonts w:ascii="Times" w:hAnsi="Times"/>
              <w:sz w:val="20"/>
            </w:rPr>
          </w:rPrChange>
        </w:rPr>
        <w:pPrChange w:id="1199" w:author="Scott Gaudi" w:date="2016-09-18T12:42:00Z">
          <w:pPr>
            <w:spacing w:before="0"/>
          </w:pPr>
        </w:pPrChange>
      </w:pPr>
      <w:ins w:id="1200" w:author="Scott Gaudi" w:date="2016-09-17T15:48:00Z">
        <w:r w:rsidRPr="005A4F38">
          <w:rPr>
            <w:rFonts w:ascii="Arial" w:hAnsi="Arial"/>
            <w:color w:val="000000"/>
            <w:szCs w:val="24"/>
            <w:rPrChange w:id="1201" w:author="Scott Gaudi" w:date="2016-09-18T12:42:00Z">
              <w:rPr>
                <w:rFonts w:ascii="Arial" w:hAnsi="Arial"/>
                <w:color w:val="000000"/>
                <w:sz w:val="22"/>
                <w:szCs w:val="22"/>
              </w:rPr>
            </w:rPrChange>
          </w:rPr>
          <w:t>EML 21</w:t>
        </w:r>
        <w:r w:rsidR="00DD10B9" w:rsidRPr="005A4F38">
          <w:rPr>
            <w:rFonts w:ascii="Arial" w:hAnsi="Arial"/>
            <w:color w:val="000000"/>
            <w:szCs w:val="24"/>
            <w:rPrChange w:id="1202" w:author="Scott Gaudi" w:date="2016-09-18T12:42:00Z">
              <w:rPr>
                <w:rFonts w:ascii="Arial" w:hAnsi="Arial"/>
                <w:color w:val="000000"/>
                <w:sz w:val="22"/>
                <w:szCs w:val="22"/>
              </w:rPr>
            </w:rPrChange>
          </w:rPr>
          <w:t>: Measure the FWHM in both axes of a H</w:t>
        </w:r>
        <w:r w:rsidR="00DD10B9" w:rsidRPr="005A4F38">
          <w:rPr>
            <w:rFonts w:ascii="Arial" w:hAnsi="Arial"/>
            <w:color w:val="000000"/>
            <w:szCs w:val="24"/>
            <w:vertAlign w:val="subscript"/>
            <w:rPrChange w:id="1203" w:author="Scott Gaudi" w:date="2016-09-18T12:42:00Z">
              <w:rPr>
                <w:rFonts w:ascii="Arial" w:hAnsi="Arial"/>
                <w:color w:val="000000"/>
                <w:sz w:val="22"/>
                <w:szCs w:val="22"/>
              </w:rPr>
            </w:rPrChange>
          </w:rPr>
          <w:t>AB</w:t>
        </w:r>
        <w:r w:rsidR="00DD10B9" w:rsidRPr="005A4F38">
          <w:rPr>
            <w:rFonts w:ascii="Arial" w:hAnsi="Arial"/>
            <w:color w:val="000000"/>
            <w:szCs w:val="24"/>
            <w:rPrChange w:id="1204" w:author="Scott Gaudi" w:date="2016-09-18T12:42:00Z">
              <w:rPr>
                <w:rFonts w:ascii="Arial" w:hAnsi="Arial"/>
                <w:color w:val="000000"/>
                <w:sz w:val="22"/>
                <w:szCs w:val="22"/>
              </w:rPr>
            </w:rPrChange>
          </w:rPr>
          <w:t>=21.6 star to 1% per day.</w:t>
        </w:r>
      </w:ins>
    </w:p>
    <w:p w14:paraId="344246CD" w14:textId="77777777" w:rsidR="00DD10B9" w:rsidRPr="005A4F38" w:rsidRDefault="00DD10B9" w:rsidP="00DD10B9">
      <w:pPr>
        <w:spacing w:before="0"/>
        <w:rPr>
          <w:ins w:id="1205" w:author="Scott Gaudi" w:date="2016-09-17T15:48:00Z"/>
          <w:rFonts w:ascii="Arial" w:eastAsia="Times New Roman" w:hAnsi="Arial"/>
          <w:szCs w:val="24"/>
          <w:rPrChange w:id="1206" w:author="Scott Gaudi" w:date="2016-09-18T12:42:00Z">
            <w:rPr>
              <w:ins w:id="1207" w:author="Scott Gaudi" w:date="2016-09-17T15:48:00Z"/>
              <w:rFonts w:ascii="Times" w:eastAsia="Times New Roman" w:hAnsi="Times"/>
              <w:sz w:val="20"/>
            </w:rPr>
          </w:rPrChange>
        </w:rPr>
      </w:pPr>
    </w:p>
    <w:p w14:paraId="6DA2F61E" w14:textId="7633D312" w:rsidR="00DD10B9" w:rsidRPr="005A4F38" w:rsidRDefault="00863542">
      <w:pPr>
        <w:spacing w:before="0"/>
        <w:ind w:left="720"/>
        <w:rPr>
          <w:ins w:id="1208" w:author="Scott Gaudi" w:date="2016-09-17T15:50:00Z"/>
          <w:rFonts w:ascii="Arial" w:hAnsi="Arial"/>
          <w:color w:val="000000"/>
          <w:szCs w:val="24"/>
          <w:rPrChange w:id="1209" w:author="Scott Gaudi" w:date="2016-09-18T12:42:00Z">
            <w:rPr>
              <w:ins w:id="1210" w:author="Scott Gaudi" w:date="2016-09-17T15:50:00Z"/>
              <w:rFonts w:ascii="Arial" w:hAnsi="Arial"/>
              <w:color w:val="000000"/>
              <w:sz w:val="22"/>
              <w:szCs w:val="22"/>
            </w:rPr>
          </w:rPrChange>
        </w:rPr>
        <w:pPrChange w:id="1211" w:author="Scott Gaudi" w:date="2016-09-17T15:49:00Z">
          <w:pPr>
            <w:spacing w:before="0"/>
          </w:pPr>
        </w:pPrChange>
      </w:pPr>
      <w:ins w:id="1212" w:author="Scott Gaudi" w:date="2016-09-17T15:48:00Z">
        <w:r w:rsidRPr="005A4F38">
          <w:rPr>
            <w:rFonts w:ascii="Arial" w:hAnsi="Arial"/>
            <w:color w:val="000000"/>
            <w:szCs w:val="24"/>
            <w:rPrChange w:id="1213" w:author="Scott Gaudi" w:date="2016-09-18T12:42:00Z">
              <w:rPr>
                <w:rFonts w:ascii="Arial" w:hAnsi="Arial"/>
                <w:color w:val="000000"/>
                <w:sz w:val="22"/>
                <w:szCs w:val="22"/>
              </w:rPr>
            </w:rPrChange>
          </w:rPr>
          <w:t>EML 22</w:t>
        </w:r>
        <w:r w:rsidR="00DD10B9" w:rsidRPr="005A4F38">
          <w:rPr>
            <w:rFonts w:ascii="Arial" w:hAnsi="Arial"/>
            <w:color w:val="000000"/>
            <w:szCs w:val="24"/>
            <w:rPrChange w:id="1214" w:author="Scott Gaudi" w:date="2016-09-18T12:42:00Z">
              <w:rPr>
                <w:rFonts w:ascii="Arial" w:hAnsi="Arial"/>
                <w:color w:val="000000"/>
                <w:sz w:val="22"/>
                <w:szCs w:val="22"/>
              </w:rPr>
            </w:rPrChange>
          </w:rPr>
          <w:t>:  Measure the FWHM in both axes of a H</w:t>
        </w:r>
        <w:r w:rsidR="00DD10B9" w:rsidRPr="005A4F38">
          <w:rPr>
            <w:rFonts w:ascii="Arial" w:hAnsi="Arial"/>
            <w:color w:val="000000"/>
            <w:szCs w:val="24"/>
            <w:vertAlign w:val="subscript"/>
            <w:rPrChange w:id="1215" w:author="Scott Gaudi" w:date="2016-09-18T12:42:00Z">
              <w:rPr>
                <w:rFonts w:ascii="Arial" w:hAnsi="Arial"/>
                <w:color w:val="000000"/>
                <w:sz w:val="22"/>
                <w:szCs w:val="22"/>
              </w:rPr>
            </w:rPrChange>
          </w:rPr>
          <w:t>AB</w:t>
        </w:r>
        <w:r w:rsidR="00DD10B9" w:rsidRPr="005A4F38">
          <w:rPr>
            <w:rFonts w:ascii="Arial" w:hAnsi="Arial"/>
            <w:color w:val="000000"/>
            <w:szCs w:val="24"/>
            <w:rPrChange w:id="1216" w:author="Scott Gaudi" w:date="2016-09-18T12:42:00Z">
              <w:rPr>
                <w:rFonts w:ascii="Arial" w:hAnsi="Arial"/>
                <w:color w:val="000000"/>
                <w:sz w:val="22"/>
                <w:szCs w:val="22"/>
              </w:rPr>
            </w:rPrChange>
          </w:rPr>
          <w:t xml:space="preserve">=21.6 star to XX% over the </w:t>
        </w:r>
      </w:ins>
      <w:ins w:id="1217" w:author="Scott Gaudi" w:date="2016-09-18T11:38:00Z">
        <w:r w:rsidR="00FA6F66" w:rsidRPr="005A4F38">
          <w:rPr>
            <w:rFonts w:ascii="Arial" w:hAnsi="Arial"/>
            <w:color w:val="000000"/>
            <w:szCs w:val="24"/>
            <w:rPrChange w:id="1218" w:author="Scott Gaudi" w:date="2016-09-18T12:42:00Z">
              <w:rPr>
                <w:rFonts w:ascii="Arial" w:hAnsi="Arial"/>
                <w:color w:val="000000"/>
                <w:sz w:val="22"/>
                <w:szCs w:val="22"/>
              </w:rPr>
            </w:rPrChange>
          </w:rPr>
          <w:t xml:space="preserve">entire duration of the </w:t>
        </w:r>
      </w:ins>
      <w:proofErr w:type="spellStart"/>
      <w:ins w:id="1219" w:author="Scott Gaudi" w:date="2016-09-17T15:48:00Z">
        <w:r w:rsidR="00DD10B9" w:rsidRPr="005A4F38">
          <w:rPr>
            <w:rFonts w:ascii="Arial" w:hAnsi="Arial"/>
            <w:color w:val="000000"/>
            <w:szCs w:val="24"/>
            <w:rPrChange w:id="1220" w:author="Scott Gaudi" w:date="2016-09-18T12:42:00Z">
              <w:rPr>
                <w:rFonts w:ascii="Arial" w:hAnsi="Arial"/>
                <w:color w:val="000000"/>
                <w:sz w:val="22"/>
                <w:szCs w:val="22"/>
              </w:rPr>
            </w:rPrChange>
          </w:rPr>
          <w:t>microlensing</w:t>
        </w:r>
        <w:proofErr w:type="spellEnd"/>
        <w:r w:rsidR="00DD10B9" w:rsidRPr="005A4F38">
          <w:rPr>
            <w:rFonts w:ascii="Arial" w:hAnsi="Arial"/>
            <w:color w:val="000000"/>
            <w:szCs w:val="24"/>
            <w:rPrChange w:id="1221" w:author="Scott Gaudi" w:date="2016-09-18T12:42:00Z">
              <w:rPr>
                <w:rFonts w:ascii="Arial" w:hAnsi="Arial"/>
                <w:color w:val="000000"/>
                <w:sz w:val="22"/>
                <w:szCs w:val="22"/>
              </w:rPr>
            </w:rPrChange>
          </w:rPr>
          <w:t xml:space="preserve"> survey.</w:t>
        </w:r>
      </w:ins>
    </w:p>
    <w:p w14:paraId="2A1E0FFE" w14:textId="77777777" w:rsidR="00DD10B9" w:rsidRPr="005A4F38" w:rsidRDefault="00DD10B9">
      <w:pPr>
        <w:spacing w:before="0"/>
        <w:ind w:left="720"/>
        <w:rPr>
          <w:ins w:id="1222" w:author="Scott Gaudi" w:date="2016-09-17T15:50:00Z"/>
          <w:rFonts w:ascii="Arial" w:hAnsi="Arial"/>
          <w:color w:val="000000"/>
          <w:szCs w:val="24"/>
          <w:rPrChange w:id="1223" w:author="Scott Gaudi" w:date="2016-09-18T12:42:00Z">
            <w:rPr>
              <w:ins w:id="1224" w:author="Scott Gaudi" w:date="2016-09-17T15:50:00Z"/>
              <w:rFonts w:ascii="Arial" w:hAnsi="Arial"/>
              <w:color w:val="000000"/>
              <w:sz w:val="22"/>
              <w:szCs w:val="22"/>
            </w:rPr>
          </w:rPrChange>
        </w:rPr>
        <w:pPrChange w:id="1225" w:author="Scott Gaudi" w:date="2016-09-17T15:49:00Z">
          <w:pPr>
            <w:spacing w:before="0"/>
          </w:pPr>
        </w:pPrChange>
      </w:pPr>
    </w:p>
    <w:p w14:paraId="6B009F70" w14:textId="46AEB72F" w:rsidR="00DD10B9" w:rsidRPr="009F6147" w:rsidRDefault="00DD10B9">
      <w:pPr>
        <w:pStyle w:val="Heading2"/>
        <w:rPr>
          <w:ins w:id="1226" w:author="Scott Gaudi" w:date="2016-09-17T15:52:00Z"/>
          <w:rFonts w:hint="eastAsia"/>
        </w:rPr>
        <w:pPrChange w:id="1227" w:author="Scott Gaudi" w:date="2016-09-18T12:44:00Z">
          <w:pPr>
            <w:pStyle w:val="Heading3"/>
          </w:pPr>
        </w:pPrChange>
      </w:pPr>
      <w:bookmarkStart w:id="1228" w:name="_Toc337745733"/>
      <w:ins w:id="1229" w:author="Scott Gaudi" w:date="2016-09-17T15:50:00Z">
        <w:r w:rsidRPr="0046132D">
          <w:rPr>
            <w:rFonts w:hint="eastAsia"/>
          </w:rPr>
          <w:t>2.4 Data Requirements</w:t>
        </w:r>
      </w:ins>
      <w:bookmarkEnd w:id="1228"/>
    </w:p>
    <w:p w14:paraId="3562C591" w14:textId="3451A9D1" w:rsidR="00A40BC2" w:rsidRPr="005A4F38" w:rsidRDefault="00D560E9">
      <w:pPr>
        <w:rPr>
          <w:ins w:id="1230" w:author="Scott Gaudi" w:date="2016-09-18T12:26:00Z"/>
          <w:rFonts w:ascii="Arial" w:hAnsi="Arial"/>
          <w:szCs w:val="24"/>
          <w:rPrChange w:id="1231" w:author="Scott Gaudi" w:date="2016-09-18T12:43:00Z">
            <w:rPr>
              <w:ins w:id="1232" w:author="Scott Gaudi" w:date="2016-09-18T12:26:00Z"/>
            </w:rPr>
          </w:rPrChange>
        </w:rPr>
        <w:pPrChange w:id="1233" w:author="Scott Gaudi" w:date="2016-09-18T12:25:00Z">
          <w:pPr>
            <w:spacing w:before="0"/>
          </w:pPr>
        </w:pPrChange>
      </w:pPr>
      <w:ins w:id="1234" w:author="Scott Gaudi" w:date="2016-09-18T12:20:00Z">
        <w:r w:rsidRPr="005A4F38">
          <w:rPr>
            <w:rFonts w:ascii="Arial" w:hAnsi="Arial"/>
            <w:szCs w:val="24"/>
            <w:rPrChange w:id="1235" w:author="Scott Gaudi" w:date="2016-09-18T12:43:00Z">
              <w:rPr/>
            </w:rPrChange>
          </w:rPr>
          <w:t>Ultimately, we</w:t>
        </w:r>
      </w:ins>
      <w:ins w:id="1236" w:author="Scott Gaudi" w:date="2016-09-18T12:21:00Z">
        <w:r w:rsidRPr="005A4F38">
          <w:rPr>
            <w:rFonts w:ascii="Arial" w:hAnsi="Arial"/>
            <w:szCs w:val="24"/>
            <w:rPrChange w:id="1237" w:author="Scott Gaudi" w:date="2016-09-18T12:43:00Z">
              <w:rPr/>
            </w:rPrChange>
          </w:rPr>
          <w:t xml:space="preserve"> would like to be able to download every read from every pixel of every exposure.  However, it is clear that the bandwidth will not be high enough to accomplish this.  Since there remains the possibility of </w:t>
        </w:r>
      </w:ins>
      <w:ins w:id="1238" w:author="Scott Gaudi" w:date="2016-09-18T12:25:00Z">
        <w:r w:rsidR="00D22A03" w:rsidRPr="005A4F38">
          <w:rPr>
            <w:rFonts w:ascii="Arial" w:hAnsi="Arial"/>
            <w:szCs w:val="24"/>
            <w:rPrChange w:id="1239" w:author="Scott Gaudi" w:date="2016-09-18T12:43:00Z">
              <w:rPr/>
            </w:rPrChange>
          </w:rPr>
          <w:t>adding an additional ground station, the number of reads per exposure we can download is not clear; thus the ambiguity in the numbers below.</w:t>
        </w:r>
      </w:ins>
      <w:ins w:id="1240" w:author="Scott Gaudi" w:date="2016-09-18T12:26:00Z">
        <w:r w:rsidR="00D22A03" w:rsidRPr="005A4F38">
          <w:rPr>
            <w:rFonts w:ascii="Arial" w:hAnsi="Arial"/>
            <w:szCs w:val="24"/>
            <w:rPrChange w:id="1241" w:author="Scott Gaudi" w:date="2016-09-18T12:43:00Z">
              <w:rPr/>
            </w:rPrChange>
          </w:rPr>
          <w:t xml:space="preserve">  Likely we will want the last read and one in the middle, but this is TBV.</w:t>
        </w:r>
      </w:ins>
    </w:p>
    <w:p w14:paraId="37B86193" w14:textId="6CF31D07" w:rsidR="00D22A03" w:rsidRPr="005A4F38" w:rsidRDefault="00D22A03">
      <w:pPr>
        <w:rPr>
          <w:ins w:id="1242" w:author="Scott Gaudi" w:date="2016-09-18T12:33:00Z"/>
          <w:rFonts w:ascii="Arial" w:hAnsi="Arial"/>
          <w:szCs w:val="24"/>
          <w:rPrChange w:id="1243" w:author="Scott Gaudi" w:date="2016-09-18T12:43:00Z">
            <w:rPr>
              <w:ins w:id="1244" w:author="Scott Gaudi" w:date="2016-09-18T12:33:00Z"/>
            </w:rPr>
          </w:rPrChange>
        </w:rPr>
        <w:pPrChange w:id="1245" w:author="Scott Gaudi" w:date="2016-09-18T12:25:00Z">
          <w:pPr>
            <w:spacing w:before="0"/>
          </w:pPr>
        </w:pPrChange>
      </w:pPr>
      <w:ins w:id="1246" w:author="Scott Gaudi" w:date="2016-09-18T12:26:00Z">
        <w:r w:rsidRPr="005A4F38">
          <w:rPr>
            <w:rFonts w:ascii="Arial" w:hAnsi="Arial"/>
            <w:szCs w:val="24"/>
            <w:rPrChange w:id="1247" w:author="Scott Gaudi" w:date="2016-09-18T12:43:00Z">
              <w:rPr/>
            </w:rPrChange>
          </w:rPr>
          <w:t>However, although we cannot download every read, we would like to download every read from a subset of pixels where the UTR sampling fails for d</w:t>
        </w:r>
        <w:r w:rsidR="005A4F38" w:rsidRPr="005A4F38">
          <w:rPr>
            <w:rFonts w:ascii="Arial" w:hAnsi="Arial"/>
            <w:szCs w:val="24"/>
            <w:rPrChange w:id="1248" w:author="Scott Gaudi" w:date="2016-09-18T12:43:00Z">
              <w:rPr/>
            </w:rPrChange>
          </w:rPr>
          <w:t>iagnostic purposes.  Finally, we would</w:t>
        </w:r>
      </w:ins>
      <w:ins w:id="1249" w:author="Scott Gaudi" w:date="2016-09-18T12:32:00Z">
        <w:r w:rsidRPr="005A4F38">
          <w:rPr>
            <w:rFonts w:ascii="Arial" w:hAnsi="Arial"/>
            <w:szCs w:val="24"/>
            <w:rPrChange w:id="1250" w:author="Scott Gaudi" w:date="2016-09-18T12:43:00Z">
              <w:rPr/>
            </w:rPrChange>
          </w:rPr>
          <w:t xml:space="preserve"> like to download all the reads from every pixel for a fixed fraction of exposures.  If this is not possible due to on-board storage, then we</w:t>
        </w:r>
      </w:ins>
      <w:ins w:id="1251" w:author="Scott Gaudi" w:date="2016-09-18T12:33:00Z">
        <w:r w:rsidRPr="005A4F38">
          <w:rPr>
            <w:rFonts w:ascii="Arial" w:hAnsi="Arial"/>
            <w:szCs w:val="24"/>
            <w:rPrChange w:id="1252" w:author="Scott Gaudi" w:date="2016-09-18T12:43:00Z">
              <w:rPr/>
            </w:rPrChange>
          </w:rPr>
          <w:t xml:space="preserve"> would like to download all the reads from each exposure for a fixed fraction of the pixels.    </w:t>
        </w:r>
      </w:ins>
    </w:p>
    <w:p w14:paraId="75AE01E9" w14:textId="090090BB" w:rsidR="00D22A03" w:rsidRPr="005A4F38" w:rsidRDefault="00D22A03">
      <w:pPr>
        <w:rPr>
          <w:ins w:id="1253" w:author="Scott Gaudi" w:date="2016-09-17T15:58:00Z"/>
          <w:rFonts w:ascii="Arial" w:hAnsi="Arial"/>
          <w:szCs w:val="24"/>
          <w:rPrChange w:id="1254" w:author="Scott Gaudi" w:date="2016-09-18T12:43:00Z">
            <w:rPr>
              <w:ins w:id="1255" w:author="Scott Gaudi" w:date="2016-09-17T15:58:00Z"/>
              <w:rFonts w:ascii="Arial" w:hAnsi="Arial"/>
              <w:color w:val="000000"/>
              <w:sz w:val="22"/>
              <w:szCs w:val="22"/>
            </w:rPr>
          </w:rPrChange>
        </w:rPr>
        <w:pPrChange w:id="1256" w:author="Scott Gaudi" w:date="2016-09-18T12:25:00Z">
          <w:pPr>
            <w:spacing w:before="0"/>
          </w:pPr>
        </w:pPrChange>
      </w:pPr>
      <w:ins w:id="1257" w:author="Scott Gaudi" w:date="2016-09-18T12:33:00Z">
        <w:r w:rsidRPr="005A4F38">
          <w:rPr>
            <w:rFonts w:ascii="Arial" w:hAnsi="Arial"/>
            <w:szCs w:val="24"/>
            <w:rPrChange w:id="1258" w:author="Scott Gaudi" w:date="2016-09-18T12:43:00Z">
              <w:rPr/>
            </w:rPrChange>
          </w:rPr>
          <w:t xml:space="preserve">Finally, we would like observations of all the fields in all of the available filters periodically, and we would like the data sent down </w:t>
        </w:r>
      </w:ins>
      <w:ins w:id="1259" w:author="Scott Gaudi" w:date="2016-09-18T12:35:00Z">
        <w:r w:rsidR="00D0089A" w:rsidRPr="005A4F38">
          <w:rPr>
            <w:rFonts w:ascii="Arial" w:hAnsi="Arial"/>
            <w:szCs w:val="24"/>
            <w:rPrChange w:id="1260" w:author="Scott Gaudi" w:date="2016-09-18T12:43:00Z">
              <w:rPr/>
            </w:rPrChange>
          </w:rPr>
          <w:t xml:space="preserve">to the GSN </w:t>
        </w:r>
      </w:ins>
      <w:ins w:id="1261" w:author="Scott Gaudi" w:date="2016-09-18T12:33:00Z">
        <w:r w:rsidRPr="005A4F38">
          <w:rPr>
            <w:rFonts w:ascii="Arial" w:hAnsi="Arial"/>
            <w:szCs w:val="24"/>
            <w:rPrChange w:id="1262" w:author="Scott Gaudi" w:date="2016-09-18T12:43:00Z">
              <w:rPr/>
            </w:rPrChange>
          </w:rPr>
          <w:t>at most every 12 hours</w:t>
        </w:r>
      </w:ins>
      <w:ins w:id="1263" w:author="Scott Gaudi" w:date="2016-09-18T12:35:00Z">
        <w:r w:rsidR="00D0089A" w:rsidRPr="005A4F38">
          <w:rPr>
            <w:rFonts w:ascii="Arial" w:hAnsi="Arial"/>
            <w:szCs w:val="24"/>
            <w:rPrChange w:id="1264" w:author="Scott Gaudi" w:date="2016-09-18T12:43:00Z">
              <w:rPr/>
            </w:rPrChange>
          </w:rPr>
          <w:t>,</w:t>
        </w:r>
      </w:ins>
      <w:ins w:id="1265" w:author="Scott Gaudi" w:date="2016-09-18T12:33:00Z">
        <w:r w:rsidRPr="005A4F38">
          <w:rPr>
            <w:rFonts w:ascii="Arial" w:hAnsi="Arial"/>
            <w:szCs w:val="24"/>
            <w:rPrChange w:id="1266" w:author="Scott Gaudi" w:date="2016-09-18T12:43:00Z">
              <w:rPr/>
            </w:rPrChange>
          </w:rPr>
          <w:t xml:space="preserve"> and then</w:t>
        </w:r>
      </w:ins>
      <w:ins w:id="1267" w:author="Scott Gaudi" w:date="2016-09-18T12:34:00Z">
        <w:r w:rsidRPr="005A4F38">
          <w:rPr>
            <w:rFonts w:ascii="Arial" w:hAnsi="Arial"/>
            <w:szCs w:val="24"/>
            <w:rPrChange w:id="1268" w:author="Scott Gaudi" w:date="2016-09-18T12:43:00Z">
              <w:rPr/>
            </w:rPrChange>
          </w:rPr>
          <w:t xml:space="preserve"> delivered to the SSOC within 2 hours some fixed fraction of the</w:t>
        </w:r>
      </w:ins>
      <w:ins w:id="1269" w:author="Scott Gaudi" w:date="2016-09-18T12:35:00Z">
        <w:r w:rsidR="00D0089A" w:rsidRPr="005A4F38">
          <w:rPr>
            <w:rFonts w:ascii="Arial" w:hAnsi="Arial"/>
            <w:szCs w:val="24"/>
            <w:rPrChange w:id="1270" w:author="Scott Gaudi" w:date="2016-09-18T12:43:00Z">
              <w:rPr/>
            </w:rPrChange>
          </w:rPr>
          <w:t xml:space="preserve"> time</w:t>
        </w:r>
      </w:ins>
      <w:ins w:id="1271" w:author="Scott Gaudi" w:date="2016-09-18T12:34:00Z">
        <w:r w:rsidRPr="005A4F38">
          <w:rPr>
            <w:rFonts w:ascii="Arial" w:hAnsi="Arial"/>
            <w:szCs w:val="24"/>
            <w:rPrChange w:id="1272" w:author="Scott Gaudi" w:date="2016-09-18T12:43:00Z">
              <w:rPr/>
            </w:rPrChange>
          </w:rPr>
          <w:t xml:space="preserve">, in order to issue alerts. </w:t>
        </w:r>
      </w:ins>
    </w:p>
    <w:p w14:paraId="092F2B4B" w14:textId="29422345" w:rsidR="00DD10B9" w:rsidRPr="005A4F38" w:rsidRDefault="00DD10B9">
      <w:pPr>
        <w:spacing w:before="0"/>
        <w:rPr>
          <w:ins w:id="1273" w:author="Scott Gaudi" w:date="2016-09-17T15:48:00Z"/>
          <w:rFonts w:ascii="Arial" w:hAnsi="Arial"/>
          <w:color w:val="000000"/>
          <w:szCs w:val="24"/>
          <w:rPrChange w:id="1274" w:author="Scott Gaudi" w:date="2016-09-18T12:43:00Z">
            <w:rPr>
              <w:ins w:id="1275" w:author="Scott Gaudi" w:date="2016-09-17T15:48:00Z"/>
              <w:rFonts w:ascii="Times" w:hAnsi="Times"/>
              <w:sz w:val="20"/>
            </w:rPr>
          </w:rPrChange>
        </w:rPr>
      </w:pPr>
      <w:ins w:id="1276" w:author="Scott Gaudi" w:date="2016-09-17T15:50:00Z">
        <w:r w:rsidRPr="005A4F38">
          <w:rPr>
            <w:rFonts w:ascii="Arial" w:hAnsi="Arial"/>
            <w:color w:val="000000"/>
            <w:szCs w:val="24"/>
            <w:rPrChange w:id="1277" w:author="Scott Gaudi" w:date="2016-09-18T12:43:00Z">
              <w:rPr>
                <w:rFonts w:ascii="Arial" w:hAnsi="Arial"/>
                <w:color w:val="000000"/>
                <w:sz w:val="22"/>
                <w:szCs w:val="22"/>
              </w:rPr>
            </w:rPrChange>
          </w:rPr>
          <w:tab/>
        </w:r>
        <w:r w:rsidRPr="005A4F38">
          <w:rPr>
            <w:rFonts w:ascii="Arial" w:hAnsi="Arial"/>
            <w:color w:val="000000"/>
            <w:szCs w:val="24"/>
            <w:rPrChange w:id="1278" w:author="Scott Gaudi" w:date="2016-09-18T12:43:00Z">
              <w:rPr>
                <w:rFonts w:ascii="Arial" w:hAnsi="Arial"/>
                <w:color w:val="000000"/>
                <w:sz w:val="22"/>
                <w:szCs w:val="22"/>
              </w:rPr>
            </w:rPrChange>
          </w:rPr>
          <w:tab/>
        </w:r>
        <w:r w:rsidRPr="005A4F38">
          <w:rPr>
            <w:rFonts w:ascii="Arial" w:hAnsi="Arial"/>
            <w:color w:val="000000"/>
            <w:szCs w:val="24"/>
            <w:rPrChange w:id="1279" w:author="Scott Gaudi" w:date="2016-09-18T12:43:00Z">
              <w:rPr>
                <w:rFonts w:ascii="Arial" w:hAnsi="Arial"/>
                <w:color w:val="000000"/>
                <w:sz w:val="22"/>
                <w:szCs w:val="22"/>
              </w:rPr>
            </w:rPrChange>
          </w:rPr>
          <w:tab/>
        </w:r>
        <w:r w:rsidRPr="005A4F38">
          <w:rPr>
            <w:rFonts w:ascii="Arial" w:hAnsi="Arial"/>
            <w:color w:val="000000"/>
            <w:szCs w:val="24"/>
            <w:rPrChange w:id="1280" w:author="Scott Gaudi" w:date="2016-09-18T12:43:00Z">
              <w:rPr>
                <w:rFonts w:ascii="Arial" w:hAnsi="Arial"/>
                <w:color w:val="000000"/>
                <w:sz w:val="22"/>
                <w:szCs w:val="22"/>
              </w:rPr>
            </w:rPrChange>
          </w:rPr>
          <w:tab/>
        </w:r>
        <w:r w:rsidRPr="005A4F38">
          <w:rPr>
            <w:rFonts w:ascii="Arial" w:hAnsi="Arial"/>
            <w:color w:val="000000"/>
            <w:szCs w:val="24"/>
            <w:rPrChange w:id="1281" w:author="Scott Gaudi" w:date="2016-09-18T12:43:00Z">
              <w:rPr>
                <w:rFonts w:ascii="Arial" w:hAnsi="Arial"/>
                <w:color w:val="000000"/>
                <w:sz w:val="22"/>
                <w:szCs w:val="22"/>
              </w:rPr>
            </w:rPrChange>
          </w:rPr>
          <w:tab/>
        </w:r>
      </w:ins>
    </w:p>
    <w:p w14:paraId="698B096E" w14:textId="7D3583FA" w:rsidR="00A40BC2" w:rsidRPr="005A4F38" w:rsidRDefault="00863542">
      <w:pPr>
        <w:spacing w:before="0"/>
        <w:ind w:left="720"/>
        <w:rPr>
          <w:ins w:id="1282" w:author="Scott Gaudi" w:date="2016-09-17T15:59:00Z"/>
          <w:rFonts w:ascii="Arial" w:hAnsi="Arial"/>
          <w:szCs w:val="24"/>
          <w:rPrChange w:id="1283" w:author="Scott Gaudi" w:date="2016-09-18T12:43:00Z">
            <w:rPr>
              <w:ins w:id="1284" w:author="Scott Gaudi" w:date="2016-09-17T15:59:00Z"/>
              <w:rFonts w:ascii="Times" w:hAnsi="Times"/>
              <w:sz w:val="20"/>
            </w:rPr>
          </w:rPrChange>
        </w:rPr>
        <w:pPrChange w:id="1285" w:author="Scott Gaudi" w:date="2016-09-17T15:59:00Z">
          <w:pPr>
            <w:spacing w:before="0"/>
          </w:pPr>
        </w:pPrChange>
      </w:pPr>
      <w:ins w:id="1286" w:author="Scott Gaudi" w:date="2016-09-17T15:59:00Z">
        <w:r w:rsidRPr="005A4F38">
          <w:rPr>
            <w:rFonts w:ascii="Arial" w:hAnsi="Arial"/>
            <w:color w:val="000000"/>
            <w:szCs w:val="24"/>
            <w:rPrChange w:id="1287" w:author="Scott Gaudi" w:date="2016-09-18T12:43:00Z">
              <w:rPr>
                <w:rFonts w:ascii="Arial" w:hAnsi="Arial"/>
                <w:color w:val="000000"/>
                <w:sz w:val="22"/>
                <w:szCs w:val="22"/>
              </w:rPr>
            </w:rPrChange>
          </w:rPr>
          <w:t>EML 23</w:t>
        </w:r>
        <w:r w:rsidR="00A40BC2" w:rsidRPr="005A4F38">
          <w:rPr>
            <w:rFonts w:ascii="Arial" w:hAnsi="Arial"/>
            <w:color w:val="000000"/>
            <w:szCs w:val="24"/>
            <w:rPrChange w:id="1288" w:author="Scott Gaudi" w:date="2016-09-18T12:43:00Z">
              <w:rPr>
                <w:rFonts w:ascii="Arial" w:hAnsi="Arial"/>
                <w:color w:val="000000"/>
                <w:sz w:val="22"/>
                <w:szCs w:val="22"/>
              </w:rPr>
            </w:rPrChange>
          </w:rPr>
          <w:t xml:space="preserve">: All pixels will be have 2-3 samples per exposure downloaded (3-4 if there is an additional ground station, these will be the 10th </w:t>
        </w:r>
      </w:ins>
      <w:ins w:id="1289" w:author="Scott Gaudi" w:date="2016-09-18T12:27:00Z">
        <w:r w:rsidR="00D22A03" w:rsidRPr="005A4F38">
          <w:rPr>
            <w:rFonts w:ascii="Arial" w:hAnsi="Arial"/>
            <w:color w:val="000000"/>
            <w:szCs w:val="24"/>
            <w:rPrChange w:id="1290" w:author="Scott Gaudi" w:date="2016-09-18T12:43:00Z">
              <w:rPr>
                <w:rFonts w:ascii="Arial" w:hAnsi="Arial"/>
                <w:color w:val="000000"/>
                <w:sz w:val="22"/>
                <w:szCs w:val="22"/>
              </w:rPr>
            </w:rPrChange>
          </w:rPr>
          <w:t xml:space="preserve">(TBV) </w:t>
        </w:r>
      </w:ins>
      <w:ins w:id="1291" w:author="Scott Gaudi" w:date="2016-09-17T15:59:00Z">
        <w:r w:rsidR="00A40BC2" w:rsidRPr="005A4F38">
          <w:rPr>
            <w:rFonts w:ascii="Arial" w:hAnsi="Arial"/>
            <w:color w:val="000000"/>
            <w:szCs w:val="24"/>
            <w:rPrChange w:id="1292" w:author="Scott Gaudi" w:date="2016-09-18T12:43:00Z">
              <w:rPr>
                <w:rFonts w:ascii="Arial" w:hAnsi="Arial"/>
                <w:color w:val="000000"/>
                <w:sz w:val="22"/>
                <w:szCs w:val="22"/>
              </w:rPr>
            </w:rPrChange>
          </w:rPr>
          <w:t xml:space="preserve">and 20th </w:t>
        </w:r>
      </w:ins>
      <w:ins w:id="1293" w:author="Scott Gaudi" w:date="2016-09-18T12:27:00Z">
        <w:r w:rsidR="00D22A03" w:rsidRPr="005A4F38">
          <w:rPr>
            <w:rFonts w:ascii="Arial" w:hAnsi="Arial"/>
            <w:color w:val="000000"/>
            <w:szCs w:val="24"/>
            <w:rPrChange w:id="1294" w:author="Scott Gaudi" w:date="2016-09-18T12:43:00Z">
              <w:rPr>
                <w:rFonts w:ascii="Arial" w:hAnsi="Arial"/>
                <w:color w:val="000000"/>
                <w:sz w:val="22"/>
                <w:szCs w:val="22"/>
              </w:rPr>
            </w:rPrChange>
          </w:rPr>
          <w:t xml:space="preserve">(TBV) </w:t>
        </w:r>
      </w:ins>
      <w:ins w:id="1295" w:author="Scott Gaudi" w:date="2016-09-17T15:59:00Z">
        <w:r w:rsidR="00A40BC2" w:rsidRPr="005A4F38">
          <w:rPr>
            <w:rFonts w:ascii="Arial" w:hAnsi="Arial"/>
            <w:color w:val="000000"/>
            <w:szCs w:val="24"/>
            <w:rPrChange w:id="1296" w:author="Scott Gaudi" w:date="2016-09-18T12:43:00Z">
              <w:rPr>
                <w:rFonts w:ascii="Arial" w:hAnsi="Arial"/>
                <w:color w:val="000000"/>
                <w:sz w:val="22"/>
                <w:szCs w:val="22"/>
              </w:rPr>
            </w:rPrChange>
          </w:rPr>
          <w:t>read of each exposure</w:t>
        </w:r>
      </w:ins>
    </w:p>
    <w:p w14:paraId="15F59E53" w14:textId="77777777" w:rsidR="00A40BC2" w:rsidRPr="005A4F38" w:rsidRDefault="00A40BC2" w:rsidP="00A40BC2">
      <w:pPr>
        <w:spacing w:before="0"/>
        <w:rPr>
          <w:ins w:id="1297" w:author="Scott Gaudi" w:date="2016-09-17T15:59:00Z"/>
          <w:rFonts w:ascii="Arial" w:eastAsia="Times New Roman" w:hAnsi="Arial"/>
          <w:szCs w:val="24"/>
          <w:rPrChange w:id="1298" w:author="Scott Gaudi" w:date="2016-09-18T12:43:00Z">
            <w:rPr>
              <w:ins w:id="1299" w:author="Scott Gaudi" w:date="2016-09-17T15:59:00Z"/>
              <w:rFonts w:ascii="Times" w:eastAsia="Times New Roman" w:hAnsi="Times"/>
              <w:sz w:val="20"/>
            </w:rPr>
          </w:rPrChange>
        </w:rPr>
      </w:pPr>
    </w:p>
    <w:p w14:paraId="0AC79612" w14:textId="165045BB" w:rsidR="00A40BC2" w:rsidRPr="005A4F38" w:rsidRDefault="00863542">
      <w:pPr>
        <w:spacing w:before="0"/>
        <w:ind w:left="720"/>
        <w:rPr>
          <w:ins w:id="1300" w:author="Scott Gaudi" w:date="2016-09-18T12:29:00Z"/>
          <w:rFonts w:ascii="Arial" w:hAnsi="Arial"/>
          <w:color w:val="000000"/>
          <w:szCs w:val="24"/>
          <w:rPrChange w:id="1301" w:author="Scott Gaudi" w:date="2016-09-18T12:43:00Z">
            <w:rPr>
              <w:ins w:id="1302" w:author="Scott Gaudi" w:date="2016-09-18T12:29:00Z"/>
              <w:rFonts w:ascii="Arial" w:hAnsi="Arial"/>
              <w:color w:val="000000"/>
              <w:sz w:val="22"/>
              <w:szCs w:val="22"/>
            </w:rPr>
          </w:rPrChange>
        </w:rPr>
        <w:pPrChange w:id="1303" w:author="Scott Gaudi" w:date="2016-09-17T15:59:00Z">
          <w:pPr>
            <w:spacing w:before="0"/>
          </w:pPr>
        </w:pPrChange>
      </w:pPr>
      <w:ins w:id="1304" w:author="Scott Gaudi" w:date="2016-09-17T15:59:00Z">
        <w:r w:rsidRPr="005A4F38">
          <w:rPr>
            <w:rFonts w:ascii="Arial" w:hAnsi="Arial"/>
            <w:color w:val="000000"/>
            <w:szCs w:val="24"/>
            <w:rPrChange w:id="1305" w:author="Scott Gaudi" w:date="2016-09-18T12:43:00Z">
              <w:rPr>
                <w:rFonts w:ascii="Arial" w:hAnsi="Arial"/>
                <w:color w:val="000000"/>
                <w:sz w:val="22"/>
                <w:szCs w:val="22"/>
              </w:rPr>
            </w:rPrChange>
          </w:rPr>
          <w:t>EML 24</w:t>
        </w:r>
        <w:r w:rsidR="00A40BC2" w:rsidRPr="005A4F38">
          <w:rPr>
            <w:rFonts w:ascii="Arial" w:hAnsi="Arial"/>
            <w:color w:val="000000"/>
            <w:szCs w:val="24"/>
            <w:rPrChange w:id="1306" w:author="Scott Gaudi" w:date="2016-09-18T12:43:00Z">
              <w:rPr>
                <w:rFonts w:ascii="Arial" w:hAnsi="Arial"/>
                <w:color w:val="000000"/>
                <w:sz w:val="22"/>
                <w:szCs w:val="22"/>
              </w:rPr>
            </w:rPrChange>
          </w:rPr>
          <w:t>:  Every</w:t>
        </w:r>
        <w:r w:rsidR="002C2957" w:rsidRPr="005A4F38">
          <w:rPr>
            <w:rFonts w:ascii="Arial" w:hAnsi="Arial"/>
            <w:color w:val="000000"/>
            <w:szCs w:val="24"/>
            <w:rPrChange w:id="1307" w:author="Scott Gaudi" w:date="2016-09-18T12:43:00Z">
              <w:rPr>
                <w:rFonts w:ascii="Arial" w:hAnsi="Arial"/>
                <w:color w:val="000000"/>
                <w:sz w:val="22"/>
                <w:szCs w:val="22"/>
              </w:rPr>
            </w:rPrChange>
          </w:rPr>
          <w:t xml:space="preserve"> pixel where the </w:t>
        </w:r>
      </w:ins>
      <w:ins w:id="1308" w:author="Scott Gaudi" w:date="2016-09-18T12:31:00Z">
        <w:r w:rsidR="00D22A03" w:rsidRPr="005A4F38">
          <w:rPr>
            <w:rFonts w:ascii="Arial" w:hAnsi="Arial"/>
            <w:color w:val="000000"/>
            <w:szCs w:val="24"/>
            <w:rPrChange w:id="1309" w:author="Scott Gaudi" w:date="2016-09-18T12:43:00Z">
              <w:rPr>
                <w:rFonts w:ascii="Arial" w:hAnsi="Arial"/>
                <w:color w:val="000000"/>
                <w:sz w:val="22"/>
                <w:szCs w:val="22"/>
              </w:rPr>
            </w:rPrChange>
          </w:rPr>
          <w:t>up-the-ramp (UTR) sampling</w:t>
        </w:r>
      </w:ins>
      <w:ins w:id="1310" w:author="Scott Gaudi" w:date="2016-09-17T15:59:00Z">
        <w:r w:rsidR="002C2957" w:rsidRPr="005A4F38">
          <w:rPr>
            <w:rFonts w:ascii="Arial" w:hAnsi="Arial"/>
            <w:color w:val="000000"/>
            <w:szCs w:val="24"/>
            <w:rPrChange w:id="1311" w:author="Scott Gaudi" w:date="2016-09-18T12:43:00Z">
              <w:rPr>
                <w:rFonts w:ascii="Arial" w:hAnsi="Arial"/>
                <w:color w:val="000000"/>
                <w:sz w:val="22"/>
                <w:szCs w:val="22"/>
              </w:rPr>
            </w:rPrChange>
          </w:rPr>
          <w:t xml:space="preserve"> fails by 3-</w:t>
        </w:r>
        <w:r w:rsidR="00A40BC2" w:rsidRPr="005A4F38">
          <w:rPr>
            <w:rFonts w:ascii="Arial" w:hAnsi="Arial"/>
            <w:color w:val="000000"/>
            <w:szCs w:val="24"/>
            <w:rPrChange w:id="1312" w:author="Scott Gaudi" w:date="2016-09-18T12:43:00Z">
              <w:rPr>
                <w:rFonts w:ascii="Arial" w:hAnsi="Arial"/>
                <w:color w:val="000000"/>
                <w:sz w:val="22"/>
                <w:szCs w:val="22"/>
              </w:rPr>
            </w:rPrChange>
          </w:rPr>
          <w:t xml:space="preserve">sigma will have every read downloaded (including those due to saturated pixels, cosmic ray hits, and all </w:t>
        </w:r>
        <w:r w:rsidR="00D22A03" w:rsidRPr="005A4F38">
          <w:rPr>
            <w:rFonts w:ascii="Arial" w:hAnsi="Arial"/>
            <w:color w:val="000000"/>
            <w:szCs w:val="24"/>
            <w:rPrChange w:id="1313" w:author="Scott Gaudi" w:date="2016-09-18T12:43:00Z">
              <w:rPr>
                <w:rFonts w:ascii="Arial" w:hAnsi="Arial"/>
                <w:color w:val="000000"/>
                <w:sz w:val="22"/>
                <w:szCs w:val="22"/>
              </w:rPr>
            </w:rPrChange>
          </w:rPr>
          <w:t xml:space="preserve">other sources of </w:t>
        </w:r>
      </w:ins>
      <w:ins w:id="1314" w:author="Scott Gaudi" w:date="2016-09-18T12:31:00Z">
        <w:r w:rsidR="00D22A03" w:rsidRPr="005A4F38">
          <w:rPr>
            <w:rFonts w:ascii="Arial" w:hAnsi="Arial"/>
            <w:color w:val="000000"/>
            <w:szCs w:val="24"/>
            <w:rPrChange w:id="1315" w:author="Scott Gaudi" w:date="2016-09-18T12:43:00Z">
              <w:rPr>
                <w:rFonts w:ascii="Arial" w:hAnsi="Arial"/>
                <w:color w:val="000000"/>
                <w:sz w:val="22"/>
                <w:szCs w:val="22"/>
              </w:rPr>
            </w:rPrChange>
          </w:rPr>
          <w:t>UTR failure;</w:t>
        </w:r>
      </w:ins>
      <w:ins w:id="1316" w:author="Scott Gaudi" w:date="2016-09-17T15:59:00Z">
        <w:r w:rsidR="00D22A03" w:rsidRPr="005A4F38">
          <w:rPr>
            <w:rFonts w:ascii="Arial" w:hAnsi="Arial"/>
            <w:color w:val="000000"/>
            <w:szCs w:val="24"/>
            <w:rPrChange w:id="1317" w:author="Scott Gaudi" w:date="2016-09-18T12:43:00Z">
              <w:rPr>
                <w:rFonts w:ascii="Arial" w:hAnsi="Arial"/>
                <w:color w:val="000000"/>
                <w:sz w:val="22"/>
                <w:szCs w:val="22"/>
              </w:rPr>
            </w:rPrChange>
          </w:rPr>
          <w:t xml:space="preserve"> we estimate this to be</w:t>
        </w:r>
      </w:ins>
      <w:ins w:id="1318" w:author="Scott Gaudi" w:date="2016-09-18T12:30:00Z">
        <w:r w:rsidR="00D22A03" w:rsidRPr="005A4F38">
          <w:rPr>
            <w:rFonts w:ascii="Arial" w:hAnsi="Arial"/>
            <w:color w:val="000000"/>
            <w:szCs w:val="24"/>
            <w:rPrChange w:id="1319" w:author="Scott Gaudi" w:date="2016-09-18T12:43:00Z">
              <w:rPr>
                <w:rFonts w:ascii="Arial" w:hAnsi="Arial"/>
                <w:color w:val="000000"/>
                <w:sz w:val="22"/>
                <w:szCs w:val="22"/>
              </w:rPr>
            </w:rPrChange>
          </w:rPr>
          <w:t xml:space="preserve"> </w:t>
        </w:r>
      </w:ins>
      <w:ins w:id="1320" w:author="Scott Gaudi" w:date="2016-09-17T15:59:00Z">
        <w:r w:rsidR="00A40BC2" w:rsidRPr="005A4F38">
          <w:rPr>
            <w:rFonts w:ascii="Arial" w:hAnsi="Arial"/>
            <w:color w:val="000000"/>
            <w:szCs w:val="24"/>
            <w:rPrChange w:id="1321" w:author="Scott Gaudi" w:date="2016-09-18T12:43:00Z">
              <w:rPr>
                <w:rFonts w:ascii="Arial" w:hAnsi="Arial"/>
                <w:color w:val="000000"/>
                <w:sz w:val="22"/>
                <w:szCs w:val="22"/>
              </w:rPr>
            </w:rPrChange>
          </w:rPr>
          <w:t>roughly 2% of all images)</w:t>
        </w:r>
      </w:ins>
    </w:p>
    <w:p w14:paraId="2482057B" w14:textId="77777777" w:rsidR="00D22A03" w:rsidRPr="005A4F38" w:rsidRDefault="00D22A03">
      <w:pPr>
        <w:spacing w:before="0"/>
        <w:ind w:left="720"/>
        <w:rPr>
          <w:ins w:id="1322" w:author="Scott Gaudi" w:date="2016-09-18T12:29:00Z"/>
          <w:rFonts w:ascii="Arial" w:hAnsi="Arial"/>
          <w:color w:val="000000"/>
          <w:szCs w:val="24"/>
          <w:rPrChange w:id="1323" w:author="Scott Gaudi" w:date="2016-09-18T12:43:00Z">
            <w:rPr>
              <w:ins w:id="1324" w:author="Scott Gaudi" w:date="2016-09-18T12:29:00Z"/>
              <w:rFonts w:ascii="Arial" w:hAnsi="Arial"/>
              <w:color w:val="000000"/>
              <w:sz w:val="22"/>
              <w:szCs w:val="22"/>
            </w:rPr>
          </w:rPrChange>
        </w:rPr>
        <w:pPrChange w:id="1325" w:author="Scott Gaudi" w:date="2016-09-17T15:59:00Z">
          <w:pPr>
            <w:spacing w:before="0"/>
          </w:pPr>
        </w:pPrChange>
      </w:pPr>
    </w:p>
    <w:p w14:paraId="2B19181A" w14:textId="65A59D4F" w:rsidR="00D22A03" w:rsidRPr="005A4F38" w:rsidRDefault="00D22A03">
      <w:pPr>
        <w:spacing w:before="0"/>
        <w:ind w:left="720"/>
        <w:rPr>
          <w:ins w:id="1326" w:author="Scott Gaudi" w:date="2016-09-18T12:28:00Z"/>
          <w:rFonts w:ascii="Arial" w:hAnsi="Arial"/>
          <w:color w:val="000000"/>
          <w:szCs w:val="24"/>
          <w:rPrChange w:id="1327" w:author="Scott Gaudi" w:date="2016-09-18T12:43:00Z">
            <w:rPr>
              <w:ins w:id="1328" w:author="Scott Gaudi" w:date="2016-09-18T12:28:00Z"/>
              <w:rFonts w:ascii="Arial" w:hAnsi="Arial"/>
              <w:color w:val="000000"/>
              <w:sz w:val="22"/>
              <w:szCs w:val="22"/>
            </w:rPr>
          </w:rPrChange>
        </w:rPr>
        <w:pPrChange w:id="1329" w:author="Scott Gaudi" w:date="2016-09-17T15:59:00Z">
          <w:pPr>
            <w:spacing w:before="0"/>
          </w:pPr>
        </w:pPrChange>
      </w:pPr>
      <w:ins w:id="1330" w:author="Scott Gaudi" w:date="2016-09-18T12:29:00Z">
        <w:r w:rsidRPr="005A4F38">
          <w:rPr>
            <w:rFonts w:ascii="Arial" w:hAnsi="Arial"/>
            <w:color w:val="000000"/>
            <w:szCs w:val="24"/>
            <w:rPrChange w:id="1331" w:author="Scott Gaudi" w:date="2016-09-18T12:43:00Z">
              <w:rPr>
                <w:rFonts w:ascii="Arial" w:hAnsi="Arial"/>
                <w:color w:val="000000"/>
                <w:sz w:val="22"/>
                <w:szCs w:val="22"/>
              </w:rPr>
            </w:rPrChange>
          </w:rPr>
          <w:t>EML 25:  Every read from every pixel of every exposure will be downloaded for 1%</w:t>
        </w:r>
      </w:ins>
      <w:ins w:id="1332" w:author="Scott Gaudi" w:date="2016-09-18T12:30:00Z">
        <w:r w:rsidRPr="005A4F38">
          <w:rPr>
            <w:rFonts w:ascii="Arial" w:hAnsi="Arial"/>
            <w:color w:val="000000"/>
            <w:szCs w:val="24"/>
            <w:rPrChange w:id="1333" w:author="Scott Gaudi" w:date="2016-09-18T12:43:00Z">
              <w:rPr>
                <w:rFonts w:ascii="Arial" w:hAnsi="Arial"/>
                <w:color w:val="000000"/>
                <w:sz w:val="22"/>
                <w:szCs w:val="22"/>
              </w:rPr>
            </w:rPrChange>
          </w:rPr>
          <w:t xml:space="preserve"> (TBV)</w:t>
        </w:r>
      </w:ins>
      <w:ins w:id="1334" w:author="Scott Gaudi" w:date="2016-09-18T12:29:00Z">
        <w:r w:rsidRPr="005A4F38">
          <w:rPr>
            <w:rFonts w:ascii="Arial" w:hAnsi="Arial"/>
            <w:color w:val="000000"/>
            <w:szCs w:val="24"/>
            <w:rPrChange w:id="1335" w:author="Scott Gaudi" w:date="2016-09-18T12:43:00Z">
              <w:rPr>
                <w:rFonts w:ascii="Arial" w:hAnsi="Arial"/>
                <w:color w:val="000000"/>
                <w:sz w:val="22"/>
                <w:szCs w:val="22"/>
              </w:rPr>
            </w:rPrChange>
          </w:rPr>
          <w:t xml:space="preserve"> of all exposures of all fields.  </w:t>
        </w:r>
      </w:ins>
      <w:ins w:id="1336" w:author="Scott Gaudi" w:date="2016-09-18T12:30:00Z">
        <w:r w:rsidRPr="005A4F38">
          <w:rPr>
            <w:rFonts w:ascii="Arial" w:hAnsi="Arial"/>
            <w:color w:val="000000"/>
            <w:szCs w:val="24"/>
            <w:rPrChange w:id="1337" w:author="Scott Gaudi" w:date="2016-09-18T12:43:00Z">
              <w:rPr>
                <w:rFonts w:ascii="Arial" w:hAnsi="Arial"/>
                <w:color w:val="000000"/>
                <w:sz w:val="22"/>
                <w:szCs w:val="22"/>
              </w:rPr>
            </w:rPrChange>
          </w:rPr>
          <w:t xml:space="preserve"> (Alternatively, 1% of the pixels of each exposure will have every read downloaded.)</w:t>
        </w:r>
      </w:ins>
    </w:p>
    <w:p w14:paraId="25D4E1B2" w14:textId="77777777" w:rsidR="00A40BC2" w:rsidRPr="005A4F38" w:rsidRDefault="00A40BC2" w:rsidP="00A40BC2">
      <w:pPr>
        <w:spacing w:before="0"/>
        <w:rPr>
          <w:ins w:id="1338" w:author="Scott Gaudi" w:date="2016-09-17T15:59:00Z"/>
          <w:rFonts w:ascii="Arial" w:eastAsia="Times New Roman" w:hAnsi="Arial"/>
          <w:szCs w:val="24"/>
          <w:rPrChange w:id="1339" w:author="Scott Gaudi" w:date="2016-09-18T12:43:00Z">
            <w:rPr>
              <w:ins w:id="1340" w:author="Scott Gaudi" w:date="2016-09-17T15:59:00Z"/>
              <w:rFonts w:ascii="Times" w:eastAsia="Times New Roman" w:hAnsi="Times"/>
              <w:sz w:val="20"/>
            </w:rPr>
          </w:rPrChange>
        </w:rPr>
      </w:pPr>
    </w:p>
    <w:p w14:paraId="72E32322" w14:textId="55FA5877" w:rsidR="00A40BC2" w:rsidRPr="005A4F38" w:rsidRDefault="00D22A03">
      <w:pPr>
        <w:spacing w:before="0"/>
        <w:ind w:left="720"/>
        <w:rPr>
          <w:ins w:id="1341" w:author="Scott Gaudi" w:date="2016-09-17T15:59:00Z"/>
          <w:rFonts w:ascii="Arial" w:hAnsi="Arial"/>
          <w:szCs w:val="24"/>
          <w:rPrChange w:id="1342" w:author="Scott Gaudi" w:date="2016-09-18T12:43:00Z">
            <w:rPr>
              <w:ins w:id="1343" w:author="Scott Gaudi" w:date="2016-09-17T15:59:00Z"/>
              <w:rFonts w:ascii="Times" w:hAnsi="Times"/>
              <w:sz w:val="20"/>
            </w:rPr>
          </w:rPrChange>
        </w:rPr>
        <w:pPrChange w:id="1344" w:author="Scott Gaudi" w:date="2016-09-17T15:59:00Z">
          <w:pPr>
            <w:spacing w:before="0"/>
          </w:pPr>
        </w:pPrChange>
      </w:pPr>
      <w:ins w:id="1345" w:author="Scott Gaudi" w:date="2016-09-17T15:59:00Z">
        <w:r w:rsidRPr="005A4F38">
          <w:rPr>
            <w:rFonts w:ascii="Arial" w:hAnsi="Arial"/>
            <w:color w:val="000000"/>
            <w:szCs w:val="24"/>
            <w:rPrChange w:id="1346" w:author="Scott Gaudi" w:date="2016-09-18T12:43:00Z">
              <w:rPr>
                <w:rFonts w:ascii="Arial" w:hAnsi="Arial"/>
                <w:color w:val="000000"/>
                <w:sz w:val="22"/>
                <w:szCs w:val="22"/>
              </w:rPr>
            </w:rPrChange>
          </w:rPr>
          <w:t>EML 26</w:t>
        </w:r>
        <w:r w:rsidR="00A40BC2" w:rsidRPr="005A4F38">
          <w:rPr>
            <w:rFonts w:ascii="Arial" w:hAnsi="Arial"/>
            <w:color w:val="000000"/>
            <w:szCs w:val="24"/>
            <w:rPrChange w:id="1347" w:author="Scott Gaudi" w:date="2016-09-18T12:43:00Z">
              <w:rPr>
                <w:rFonts w:ascii="Arial" w:hAnsi="Arial"/>
                <w:color w:val="000000"/>
                <w:sz w:val="22"/>
                <w:szCs w:val="22"/>
              </w:rPr>
            </w:rPrChange>
          </w:rPr>
          <w:t>: The data will be downloaded from the spacecraft to GSN at most every 12 hours.</w:t>
        </w:r>
      </w:ins>
    </w:p>
    <w:p w14:paraId="0EC7B568" w14:textId="77777777" w:rsidR="00A40BC2" w:rsidRPr="005A4F38" w:rsidRDefault="00A40BC2" w:rsidP="00A40BC2">
      <w:pPr>
        <w:spacing w:before="0"/>
        <w:rPr>
          <w:ins w:id="1348" w:author="Scott Gaudi" w:date="2016-09-17T15:59:00Z"/>
          <w:rFonts w:ascii="Arial" w:eastAsia="Times New Roman" w:hAnsi="Arial"/>
          <w:szCs w:val="24"/>
          <w:rPrChange w:id="1349" w:author="Scott Gaudi" w:date="2016-09-18T12:43:00Z">
            <w:rPr>
              <w:ins w:id="1350" w:author="Scott Gaudi" w:date="2016-09-17T15:59:00Z"/>
              <w:rFonts w:ascii="Times" w:eastAsia="Times New Roman" w:hAnsi="Times"/>
              <w:sz w:val="20"/>
            </w:rPr>
          </w:rPrChange>
        </w:rPr>
      </w:pPr>
    </w:p>
    <w:p w14:paraId="4CCE0C13" w14:textId="03EEFE97" w:rsidR="00D22A03" w:rsidRPr="005A4F38" w:rsidRDefault="00863542">
      <w:pPr>
        <w:spacing w:before="0"/>
        <w:ind w:left="720"/>
        <w:rPr>
          <w:ins w:id="1351" w:author="Scott Gaudi" w:date="2016-09-17T15:59:00Z"/>
          <w:rFonts w:ascii="Arial" w:hAnsi="Arial"/>
          <w:color w:val="000000"/>
          <w:szCs w:val="24"/>
          <w:rPrChange w:id="1352" w:author="Scott Gaudi" w:date="2016-09-18T12:43:00Z">
            <w:rPr>
              <w:ins w:id="1353" w:author="Scott Gaudi" w:date="2016-09-17T15:59:00Z"/>
              <w:rFonts w:ascii="Times" w:hAnsi="Times"/>
              <w:sz w:val="20"/>
            </w:rPr>
          </w:rPrChange>
        </w:rPr>
        <w:pPrChange w:id="1354" w:author="Scott Gaudi" w:date="2016-09-18T12:29:00Z">
          <w:pPr>
            <w:spacing w:before="0"/>
          </w:pPr>
        </w:pPrChange>
      </w:pPr>
      <w:ins w:id="1355" w:author="Scott Gaudi" w:date="2016-09-17T15:59:00Z">
        <w:r w:rsidRPr="005A4F38">
          <w:rPr>
            <w:rFonts w:ascii="Arial" w:hAnsi="Arial"/>
            <w:color w:val="000000"/>
            <w:szCs w:val="24"/>
            <w:rPrChange w:id="1356" w:author="Scott Gaudi" w:date="2016-09-18T12:43:00Z">
              <w:rPr>
                <w:rFonts w:ascii="Arial" w:hAnsi="Arial"/>
                <w:color w:val="000000"/>
                <w:sz w:val="22"/>
                <w:szCs w:val="22"/>
              </w:rPr>
            </w:rPrChange>
          </w:rPr>
          <w:t>EML 2</w:t>
        </w:r>
        <w:r w:rsidR="00D22A03" w:rsidRPr="005A4F38">
          <w:rPr>
            <w:rFonts w:ascii="Arial" w:hAnsi="Arial"/>
            <w:color w:val="000000"/>
            <w:szCs w:val="24"/>
            <w:rPrChange w:id="1357" w:author="Scott Gaudi" w:date="2016-09-18T12:43:00Z">
              <w:rPr>
                <w:rFonts w:ascii="Arial" w:hAnsi="Arial"/>
                <w:color w:val="000000"/>
                <w:sz w:val="22"/>
                <w:szCs w:val="22"/>
              </w:rPr>
            </w:rPrChange>
          </w:rPr>
          <w:t>7</w:t>
        </w:r>
        <w:r w:rsidR="00A40BC2" w:rsidRPr="005A4F38">
          <w:rPr>
            <w:rFonts w:ascii="Arial" w:hAnsi="Arial"/>
            <w:color w:val="000000"/>
            <w:szCs w:val="24"/>
            <w:rPrChange w:id="1358" w:author="Scott Gaudi" w:date="2016-09-18T12:43:00Z">
              <w:rPr>
                <w:rFonts w:ascii="Arial" w:hAnsi="Arial"/>
                <w:color w:val="000000"/>
                <w:sz w:val="22"/>
                <w:szCs w:val="22"/>
              </w:rPr>
            </w:rPrChange>
          </w:rPr>
          <w:t xml:space="preserve">: Data from GSN will sent to the SSOC within &lt;2 hours 80% of the time during second half of </w:t>
        </w:r>
      </w:ins>
      <w:ins w:id="1359" w:author="Scott Gaudi" w:date="2016-09-18T11:56:00Z">
        <w:r w:rsidR="002C2957" w:rsidRPr="005A4F38">
          <w:rPr>
            <w:rFonts w:ascii="Arial" w:hAnsi="Arial"/>
            <w:color w:val="000000"/>
            <w:szCs w:val="24"/>
            <w:rPrChange w:id="1360" w:author="Scott Gaudi" w:date="2016-09-18T12:43:00Z">
              <w:rPr>
                <w:rFonts w:ascii="Arial" w:hAnsi="Arial"/>
                <w:color w:val="000000"/>
                <w:sz w:val="22"/>
                <w:szCs w:val="22"/>
              </w:rPr>
            </w:rPrChange>
          </w:rPr>
          <w:t xml:space="preserve">the </w:t>
        </w:r>
      </w:ins>
      <w:ins w:id="1361" w:author="Scott Gaudi" w:date="2016-09-17T15:59:00Z">
        <w:r w:rsidR="00A40BC2" w:rsidRPr="005A4F38">
          <w:rPr>
            <w:rFonts w:ascii="Arial" w:hAnsi="Arial"/>
            <w:color w:val="000000"/>
            <w:szCs w:val="24"/>
            <w:rPrChange w:id="1362" w:author="Scott Gaudi" w:date="2016-09-18T12:43:00Z">
              <w:rPr>
                <w:rFonts w:ascii="Arial" w:hAnsi="Arial"/>
                <w:color w:val="000000"/>
                <w:sz w:val="22"/>
                <w:szCs w:val="22"/>
              </w:rPr>
            </w:rPrChange>
          </w:rPr>
          <w:t xml:space="preserve">spring and first </w:t>
        </w:r>
        <w:r w:rsidR="002C2957" w:rsidRPr="005A4F38">
          <w:rPr>
            <w:rFonts w:ascii="Arial" w:hAnsi="Arial"/>
            <w:color w:val="000000"/>
            <w:szCs w:val="24"/>
            <w:rPrChange w:id="1363" w:author="Scott Gaudi" w:date="2016-09-18T12:43:00Z">
              <w:rPr>
                <w:rFonts w:ascii="Arial" w:hAnsi="Arial"/>
                <w:color w:val="000000"/>
                <w:sz w:val="22"/>
                <w:szCs w:val="22"/>
              </w:rPr>
            </w:rPrChange>
          </w:rPr>
          <w:t xml:space="preserve">half of the fall </w:t>
        </w:r>
        <w:proofErr w:type="spellStart"/>
        <w:r w:rsidR="002C2957" w:rsidRPr="005A4F38">
          <w:rPr>
            <w:rFonts w:ascii="Arial" w:hAnsi="Arial"/>
            <w:color w:val="000000"/>
            <w:szCs w:val="24"/>
            <w:rPrChange w:id="1364" w:author="Scott Gaudi" w:date="2016-09-18T12:43:00Z">
              <w:rPr>
                <w:rFonts w:ascii="Arial" w:hAnsi="Arial"/>
                <w:color w:val="000000"/>
                <w:sz w:val="22"/>
                <w:szCs w:val="22"/>
              </w:rPr>
            </w:rPrChange>
          </w:rPr>
          <w:t>microlensing</w:t>
        </w:r>
        <w:proofErr w:type="spellEnd"/>
        <w:r w:rsidR="00A40BC2" w:rsidRPr="005A4F38">
          <w:rPr>
            <w:rFonts w:ascii="Arial" w:hAnsi="Arial"/>
            <w:color w:val="000000"/>
            <w:szCs w:val="24"/>
            <w:rPrChange w:id="1365" w:author="Scott Gaudi" w:date="2016-09-18T12:43:00Z">
              <w:rPr>
                <w:rFonts w:ascii="Arial" w:hAnsi="Arial"/>
                <w:color w:val="000000"/>
                <w:sz w:val="22"/>
                <w:szCs w:val="22"/>
              </w:rPr>
            </w:rPrChange>
          </w:rPr>
          <w:t xml:space="preserve"> seasons.</w:t>
        </w:r>
      </w:ins>
    </w:p>
    <w:p w14:paraId="0A1CDE76" w14:textId="77777777" w:rsidR="00A40BC2" w:rsidRPr="005A4F38" w:rsidRDefault="00A40BC2" w:rsidP="00DD10B9">
      <w:pPr>
        <w:spacing w:before="0"/>
        <w:rPr>
          <w:ins w:id="1366" w:author="Scott Gaudi" w:date="2016-09-17T15:59:00Z"/>
          <w:rFonts w:ascii="Arial" w:eastAsia="Times New Roman" w:hAnsi="Arial"/>
          <w:szCs w:val="24"/>
          <w:rPrChange w:id="1367" w:author="Scott Gaudi" w:date="2016-09-18T12:43:00Z">
            <w:rPr>
              <w:ins w:id="1368" w:author="Scott Gaudi" w:date="2016-09-17T15:59:00Z"/>
              <w:rFonts w:ascii="Times" w:eastAsia="Times New Roman" w:hAnsi="Times"/>
              <w:sz w:val="20"/>
            </w:rPr>
          </w:rPrChange>
        </w:rPr>
      </w:pPr>
    </w:p>
    <w:p w14:paraId="12DE132A" w14:textId="3D426991" w:rsidR="00A40BC2" w:rsidRPr="005A4F38" w:rsidRDefault="00D22A03">
      <w:pPr>
        <w:spacing w:before="0"/>
        <w:ind w:left="720"/>
        <w:rPr>
          <w:ins w:id="1369" w:author="Scott Gaudi" w:date="2016-09-17T15:59:00Z"/>
          <w:rFonts w:ascii="Arial" w:hAnsi="Arial"/>
          <w:szCs w:val="24"/>
          <w:rPrChange w:id="1370" w:author="Scott Gaudi" w:date="2016-09-18T12:43:00Z">
            <w:rPr>
              <w:ins w:id="1371" w:author="Scott Gaudi" w:date="2016-09-17T15:59:00Z"/>
              <w:rFonts w:ascii="Times" w:hAnsi="Times"/>
              <w:sz w:val="20"/>
            </w:rPr>
          </w:rPrChange>
        </w:rPr>
        <w:pPrChange w:id="1372" w:author="Scott Gaudi" w:date="2016-09-17T16:03:00Z">
          <w:pPr>
            <w:spacing w:before="0"/>
          </w:pPr>
        </w:pPrChange>
      </w:pPr>
      <w:ins w:id="1373" w:author="Scott Gaudi" w:date="2016-09-17T15:59:00Z">
        <w:r w:rsidRPr="005A4F38">
          <w:rPr>
            <w:rFonts w:ascii="Arial" w:hAnsi="Arial"/>
            <w:color w:val="000000"/>
            <w:szCs w:val="24"/>
            <w:rPrChange w:id="1374" w:author="Scott Gaudi" w:date="2016-09-18T12:43:00Z">
              <w:rPr>
                <w:rFonts w:ascii="Arial" w:hAnsi="Arial"/>
                <w:color w:val="000000"/>
                <w:sz w:val="22"/>
                <w:szCs w:val="22"/>
              </w:rPr>
            </w:rPrChange>
          </w:rPr>
          <w:t>EML 28</w:t>
        </w:r>
        <w:r w:rsidR="00A40BC2" w:rsidRPr="005A4F38">
          <w:rPr>
            <w:rFonts w:ascii="Arial" w:hAnsi="Arial"/>
            <w:color w:val="000000"/>
            <w:szCs w:val="24"/>
            <w:rPrChange w:id="1375" w:author="Scott Gaudi" w:date="2016-09-18T12:43:00Z">
              <w:rPr>
                <w:rFonts w:ascii="Arial" w:hAnsi="Arial"/>
                <w:color w:val="000000"/>
                <w:sz w:val="22"/>
                <w:szCs w:val="22"/>
              </w:rPr>
            </w:rPrChange>
          </w:rPr>
          <w:t>: Observations of all fields will be tak</w:t>
        </w:r>
      </w:ins>
      <w:ins w:id="1376" w:author="Scott Gaudi" w:date="2016-09-18T12:20:00Z">
        <w:r w:rsidR="00D560E9" w:rsidRPr="005A4F38">
          <w:rPr>
            <w:rFonts w:ascii="Arial" w:hAnsi="Arial"/>
            <w:color w:val="000000"/>
            <w:szCs w:val="24"/>
            <w:rPrChange w:id="1377" w:author="Scott Gaudi" w:date="2016-09-18T12:43:00Z">
              <w:rPr>
                <w:rFonts w:ascii="Arial" w:hAnsi="Arial"/>
                <w:color w:val="000000"/>
                <w:sz w:val="22"/>
                <w:szCs w:val="22"/>
              </w:rPr>
            </w:rPrChange>
          </w:rPr>
          <w:t xml:space="preserve">en </w:t>
        </w:r>
      </w:ins>
      <w:ins w:id="1378" w:author="Scott Gaudi" w:date="2016-09-17T15:59:00Z">
        <w:r w:rsidR="00A40BC2" w:rsidRPr="005A4F38">
          <w:rPr>
            <w:rFonts w:ascii="Arial" w:hAnsi="Arial"/>
            <w:color w:val="000000"/>
            <w:szCs w:val="24"/>
            <w:rPrChange w:id="1379" w:author="Scott Gaudi" w:date="2016-09-18T12:43:00Z">
              <w:rPr>
                <w:rFonts w:ascii="Arial" w:hAnsi="Arial"/>
                <w:color w:val="000000"/>
                <w:sz w:val="22"/>
                <w:szCs w:val="22"/>
              </w:rPr>
            </w:rPrChange>
          </w:rPr>
          <w:t>in all filters at least once per week</w:t>
        </w:r>
      </w:ins>
    </w:p>
    <w:p w14:paraId="1C09E842" w14:textId="77777777" w:rsidR="00A40BC2" w:rsidRPr="005A4F38" w:rsidRDefault="00A40BC2" w:rsidP="00DD10B9">
      <w:pPr>
        <w:spacing w:before="0"/>
        <w:rPr>
          <w:ins w:id="1380" w:author="Scott Gaudi" w:date="2016-09-17T15:57:00Z"/>
          <w:rFonts w:ascii="Arial" w:eastAsia="Times New Roman" w:hAnsi="Arial"/>
          <w:sz w:val="22"/>
          <w:szCs w:val="22"/>
          <w:rPrChange w:id="1381" w:author="Scott Gaudi" w:date="2016-09-18T12:41:00Z">
            <w:rPr>
              <w:ins w:id="1382" w:author="Scott Gaudi" w:date="2016-09-17T15:57:00Z"/>
              <w:rFonts w:ascii="Times" w:eastAsia="Times New Roman" w:hAnsi="Times"/>
              <w:sz w:val="20"/>
            </w:rPr>
          </w:rPrChange>
        </w:rPr>
      </w:pPr>
    </w:p>
    <w:p w14:paraId="108F1037" w14:textId="6A90EBCB" w:rsidR="00A40BC2" w:rsidRPr="009F6147" w:rsidRDefault="002B6A18">
      <w:pPr>
        <w:pStyle w:val="Heading2"/>
        <w:rPr>
          <w:ins w:id="1383" w:author="Scott Gaudi" w:date="2016-09-17T15:57:00Z"/>
          <w:rFonts w:hint="eastAsia"/>
        </w:rPr>
        <w:pPrChange w:id="1384" w:author="Scott Gaudi" w:date="2016-09-18T12:43:00Z">
          <w:pPr>
            <w:pStyle w:val="Heading3"/>
          </w:pPr>
        </w:pPrChange>
      </w:pPr>
      <w:bookmarkStart w:id="1385" w:name="_Toc337745734"/>
      <w:ins w:id="1386" w:author="Scott Gaudi" w:date="2016-09-17T15:57:00Z">
        <w:r>
          <w:rPr>
            <w:rFonts w:hint="eastAsia"/>
          </w:rPr>
          <w:t>2.5</w:t>
        </w:r>
        <w:r w:rsidR="00A40BC2" w:rsidRPr="0046132D">
          <w:rPr>
            <w:rFonts w:hint="eastAsia"/>
          </w:rPr>
          <w:t xml:space="preserve"> </w:t>
        </w:r>
      </w:ins>
      <w:ins w:id="1387" w:author="Scott Gaudi" w:date="2016-09-17T16:00:00Z">
        <w:r w:rsidR="00A40BC2" w:rsidRPr="009F6147">
          <w:rPr>
            <w:rFonts w:hint="eastAsia"/>
          </w:rPr>
          <w:t>Calibration Requirements</w:t>
        </w:r>
      </w:ins>
      <w:bookmarkEnd w:id="1385"/>
    </w:p>
    <w:p w14:paraId="1F32F4A9" w14:textId="5167CADF" w:rsidR="00A40BC2" w:rsidRPr="005A4F38" w:rsidRDefault="00DD10B9">
      <w:pPr>
        <w:spacing w:before="0"/>
        <w:rPr>
          <w:ins w:id="1388" w:author="Scott Gaudi" w:date="2016-09-17T15:56:00Z"/>
          <w:rFonts w:ascii="Arial" w:eastAsia="Times New Roman" w:hAnsi="Arial"/>
          <w:szCs w:val="24"/>
          <w:rPrChange w:id="1389" w:author="Scott Gaudi" w:date="2016-09-18T12:43:00Z">
            <w:rPr>
              <w:ins w:id="1390" w:author="Scott Gaudi" w:date="2016-09-17T15:56:00Z"/>
              <w:rFonts w:ascii="Arial" w:hAnsi="Arial"/>
              <w:sz w:val="22"/>
              <w:szCs w:val="22"/>
            </w:rPr>
          </w:rPrChange>
        </w:rPr>
        <w:pPrChange w:id="1391" w:author="Scott Gaudi" w:date="2016-09-17T15:57:00Z">
          <w:pPr>
            <w:widowControl w:val="0"/>
            <w:autoSpaceDE w:val="0"/>
            <w:autoSpaceDN w:val="0"/>
            <w:adjustRightInd w:val="0"/>
            <w:spacing w:before="0"/>
          </w:pPr>
        </w:pPrChange>
      </w:pPr>
      <w:ins w:id="1392" w:author="Scott Gaudi" w:date="2016-09-17T15:49:00Z">
        <w:r w:rsidRPr="005A4F38">
          <w:rPr>
            <w:rFonts w:ascii="Arial" w:eastAsia="Times New Roman" w:hAnsi="Arial"/>
            <w:szCs w:val="24"/>
            <w:rPrChange w:id="1393" w:author="Scott Gaudi" w:date="2016-09-18T12:43:00Z">
              <w:rPr>
                <w:rFonts w:ascii="Times" w:eastAsia="Times New Roman" w:hAnsi="Times"/>
                <w:sz w:val="20"/>
              </w:rPr>
            </w:rPrChange>
          </w:rPr>
          <w:tab/>
        </w:r>
      </w:ins>
    </w:p>
    <w:p w14:paraId="34A29D1A" w14:textId="1BD4807D" w:rsidR="00A40BC2" w:rsidRPr="005A4F38" w:rsidRDefault="00A40BC2" w:rsidP="00A40BC2">
      <w:pPr>
        <w:widowControl w:val="0"/>
        <w:autoSpaceDE w:val="0"/>
        <w:autoSpaceDN w:val="0"/>
        <w:adjustRightInd w:val="0"/>
        <w:spacing w:before="0"/>
        <w:rPr>
          <w:ins w:id="1394" w:author="Scott Gaudi" w:date="2016-09-18T11:41:00Z"/>
          <w:rFonts w:ascii="Arial" w:hAnsi="Arial"/>
          <w:szCs w:val="24"/>
          <w:rPrChange w:id="1395" w:author="Scott Gaudi" w:date="2016-09-18T12:43:00Z">
            <w:rPr>
              <w:ins w:id="1396" w:author="Scott Gaudi" w:date="2016-09-18T11:41:00Z"/>
              <w:rFonts w:ascii="Arial" w:hAnsi="Arial"/>
              <w:sz w:val="22"/>
              <w:szCs w:val="22"/>
            </w:rPr>
          </w:rPrChange>
        </w:rPr>
      </w:pPr>
      <w:ins w:id="1397" w:author="Scott Gaudi" w:date="2016-09-17T15:52:00Z">
        <w:r w:rsidRPr="005A4F38">
          <w:rPr>
            <w:rFonts w:ascii="Arial" w:hAnsi="Arial"/>
            <w:szCs w:val="24"/>
            <w:rPrChange w:id="1398" w:author="Scott Gaudi" w:date="2016-09-18T12:43:00Z">
              <w:rPr>
                <w:sz w:val="19"/>
                <w:szCs w:val="19"/>
              </w:rPr>
            </w:rPrChange>
          </w:rPr>
          <w:t>The basic data products are raw and calibrated images of each of the Galactic Bulge fields being</w:t>
        </w:r>
      </w:ins>
      <w:ins w:id="1399" w:author="Scott Gaudi" w:date="2016-09-17T15:57:00Z">
        <w:r w:rsidRPr="005A4F38">
          <w:rPr>
            <w:rFonts w:ascii="Arial" w:hAnsi="Arial"/>
            <w:szCs w:val="24"/>
            <w:rPrChange w:id="1400" w:author="Scott Gaudi" w:date="2016-09-18T12:43:00Z">
              <w:rPr>
                <w:rFonts w:ascii="Arial" w:hAnsi="Arial"/>
                <w:sz w:val="22"/>
                <w:szCs w:val="22"/>
              </w:rPr>
            </w:rPrChange>
          </w:rPr>
          <w:t xml:space="preserve"> </w:t>
        </w:r>
      </w:ins>
      <w:ins w:id="1401" w:author="Scott Gaudi" w:date="2016-09-17T15:52:00Z">
        <w:r w:rsidRPr="005A4F38">
          <w:rPr>
            <w:rFonts w:ascii="Arial" w:hAnsi="Arial"/>
            <w:szCs w:val="24"/>
            <w:rPrChange w:id="1402" w:author="Scott Gaudi" w:date="2016-09-18T12:43:00Z">
              <w:rPr>
                <w:sz w:val="19"/>
                <w:szCs w:val="19"/>
              </w:rPr>
            </w:rPrChange>
          </w:rPr>
          <w:t>monitored, all with accurate world coordinate system data in the headers.</w:t>
        </w:r>
      </w:ins>
    </w:p>
    <w:p w14:paraId="33510A1C" w14:textId="61978271" w:rsidR="00FA6F66" w:rsidRPr="005A4F38" w:rsidRDefault="00FA6F66" w:rsidP="00A40BC2">
      <w:pPr>
        <w:widowControl w:val="0"/>
        <w:autoSpaceDE w:val="0"/>
        <w:autoSpaceDN w:val="0"/>
        <w:adjustRightInd w:val="0"/>
        <w:spacing w:before="0"/>
        <w:rPr>
          <w:ins w:id="1403" w:author="Scott Gaudi" w:date="2016-09-17T15:52:00Z"/>
          <w:rFonts w:ascii="Arial" w:hAnsi="Arial"/>
          <w:color w:val="000000"/>
          <w:szCs w:val="24"/>
          <w:rPrChange w:id="1404" w:author="Scott Gaudi" w:date="2016-09-18T12:43:00Z">
            <w:rPr>
              <w:ins w:id="1405" w:author="Scott Gaudi" w:date="2016-09-17T15:52:00Z"/>
              <w:sz w:val="19"/>
              <w:szCs w:val="19"/>
            </w:rPr>
          </w:rPrChange>
        </w:rPr>
      </w:pPr>
      <w:ins w:id="1406" w:author="Scott Gaudi" w:date="2016-09-18T11:41:00Z">
        <w:r w:rsidRPr="005A4F38">
          <w:rPr>
            <w:rFonts w:ascii="Arial" w:hAnsi="Arial"/>
            <w:color w:val="000000"/>
            <w:szCs w:val="24"/>
            <w:rPrChange w:id="1407" w:author="Scott Gaudi" w:date="2016-09-18T12:43:00Z">
              <w:rPr>
                <w:rFonts w:ascii="Arial" w:hAnsi="Arial"/>
                <w:color w:val="000000"/>
                <w:sz w:val="22"/>
                <w:szCs w:val="22"/>
              </w:rPr>
            </w:rPrChange>
          </w:rPr>
          <w:t xml:space="preserve">We expect that most of the higher-level calibration products will be derived internally from the </w:t>
        </w:r>
        <w:proofErr w:type="spellStart"/>
        <w:r w:rsidRPr="005A4F38">
          <w:rPr>
            <w:rFonts w:ascii="Arial" w:hAnsi="Arial"/>
            <w:color w:val="000000"/>
            <w:szCs w:val="24"/>
            <w:rPrChange w:id="1408" w:author="Scott Gaudi" w:date="2016-09-18T12:43:00Z">
              <w:rPr>
                <w:rFonts w:ascii="Arial" w:hAnsi="Arial"/>
                <w:color w:val="000000"/>
                <w:sz w:val="22"/>
                <w:szCs w:val="22"/>
              </w:rPr>
            </w:rPrChange>
          </w:rPr>
          <w:t>microlensing</w:t>
        </w:r>
        <w:proofErr w:type="spellEnd"/>
        <w:r w:rsidRPr="005A4F38">
          <w:rPr>
            <w:rFonts w:ascii="Arial" w:hAnsi="Arial"/>
            <w:color w:val="000000"/>
            <w:szCs w:val="24"/>
            <w:rPrChange w:id="1409" w:author="Scott Gaudi" w:date="2016-09-18T12:43:00Z">
              <w:rPr>
                <w:rFonts w:ascii="Arial" w:hAnsi="Arial"/>
                <w:color w:val="000000"/>
                <w:sz w:val="22"/>
                <w:szCs w:val="22"/>
              </w:rPr>
            </w:rPrChange>
          </w:rPr>
          <w:t xml:space="preserve"> survey datasets. This includes PSF size and shape, </w:t>
        </w:r>
        <w:proofErr w:type="gramStart"/>
        <w:r w:rsidRPr="005A4F38">
          <w:rPr>
            <w:rFonts w:ascii="Arial" w:hAnsi="Arial"/>
            <w:color w:val="000000"/>
            <w:szCs w:val="24"/>
            <w:rPrChange w:id="1410" w:author="Scott Gaudi" w:date="2016-09-18T12:43:00Z">
              <w:rPr>
                <w:rFonts w:ascii="Arial" w:hAnsi="Arial"/>
                <w:color w:val="000000"/>
                <w:sz w:val="22"/>
                <w:szCs w:val="22"/>
              </w:rPr>
            </w:rPrChange>
          </w:rPr>
          <w:t>flat-fielding</w:t>
        </w:r>
        <w:proofErr w:type="gramEnd"/>
        <w:r w:rsidRPr="005A4F38">
          <w:rPr>
            <w:rFonts w:ascii="Arial" w:hAnsi="Arial"/>
            <w:color w:val="000000"/>
            <w:szCs w:val="24"/>
            <w:rPrChange w:id="1411" w:author="Scott Gaudi" w:date="2016-09-18T12:43:00Z">
              <w:rPr>
                <w:rFonts w:ascii="Arial" w:hAnsi="Arial"/>
                <w:color w:val="000000"/>
                <w:sz w:val="22"/>
                <w:szCs w:val="22"/>
              </w:rPr>
            </w:rPrChange>
          </w:rPr>
          <w:t xml:space="preserve">, detector characteristics, etc. </w:t>
        </w:r>
      </w:ins>
      <w:ins w:id="1412" w:author="Scott Gaudi" w:date="2016-09-18T11:54:00Z">
        <w:r w:rsidR="002C2957" w:rsidRPr="005A4F38">
          <w:rPr>
            <w:rFonts w:ascii="Arial" w:hAnsi="Arial"/>
            <w:color w:val="000000"/>
            <w:szCs w:val="24"/>
            <w:rPrChange w:id="1413" w:author="Scott Gaudi" w:date="2016-09-18T12:43:00Z">
              <w:rPr>
                <w:rFonts w:ascii="Arial" w:hAnsi="Arial"/>
                <w:color w:val="000000"/>
                <w:sz w:val="22"/>
                <w:szCs w:val="22"/>
              </w:rPr>
            </w:rPrChange>
          </w:rPr>
          <w:t xml:space="preserve">  However, in some cases the </w:t>
        </w:r>
      </w:ins>
      <w:ins w:id="1414" w:author="Scott Gaudi" w:date="2016-09-18T11:55:00Z">
        <w:r w:rsidR="002C2957" w:rsidRPr="005A4F38">
          <w:rPr>
            <w:rFonts w:ascii="Arial" w:hAnsi="Arial"/>
            <w:color w:val="000000"/>
            <w:szCs w:val="24"/>
            <w:rPrChange w:id="1415" w:author="Scott Gaudi" w:date="2016-09-18T12:43:00Z">
              <w:rPr>
                <w:rFonts w:ascii="Arial" w:hAnsi="Arial"/>
                <w:color w:val="000000"/>
                <w:sz w:val="22"/>
                <w:szCs w:val="22"/>
              </w:rPr>
            </w:rPrChange>
          </w:rPr>
          <w:t xml:space="preserve">properties of the </w:t>
        </w:r>
      </w:ins>
      <w:proofErr w:type="spellStart"/>
      <w:ins w:id="1416" w:author="Scott Gaudi" w:date="2016-09-18T11:54:00Z">
        <w:r w:rsidR="002C2957" w:rsidRPr="005A4F38">
          <w:rPr>
            <w:rFonts w:ascii="Arial" w:hAnsi="Arial"/>
            <w:color w:val="000000"/>
            <w:szCs w:val="24"/>
            <w:rPrChange w:id="1417" w:author="Scott Gaudi" w:date="2016-09-18T12:43:00Z">
              <w:rPr>
                <w:rFonts w:ascii="Arial" w:hAnsi="Arial"/>
                <w:color w:val="000000"/>
                <w:sz w:val="22"/>
                <w:szCs w:val="22"/>
              </w:rPr>
            </w:rPrChange>
          </w:rPr>
          <w:t>microlensing</w:t>
        </w:r>
        <w:proofErr w:type="spellEnd"/>
        <w:r w:rsidR="002C2957" w:rsidRPr="005A4F38">
          <w:rPr>
            <w:rFonts w:ascii="Arial" w:hAnsi="Arial"/>
            <w:color w:val="000000"/>
            <w:szCs w:val="24"/>
            <w:rPrChange w:id="1418" w:author="Scott Gaudi" w:date="2016-09-18T12:43:00Z">
              <w:rPr>
                <w:rFonts w:ascii="Arial" w:hAnsi="Arial"/>
                <w:color w:val="000000"/>
                <w:sz w:val="22"/>
                <w:szCs w:val="22"/>
              </w:rPr>
            </w:rPrChange>
          </w:rPr>
          <w:t xml:space="preserve"> survey may not be ideal for characterizing all </w:t>
        </w:r>
      </w:ins>
      <w:ins w:id="1419" w:author="Scott Gaudi" w:date="2016-09-18T11:55:00Z">
        <w:r w:rsidR="002C2957" w:rsidRPr="005A4F38">
          <w:rPr>
            <w:rFonts w:ascii="Arial" w:hAnsi="Arial"/>
            <w:color w:val="000000"/>
            <w:szCs w:val="24"/>
            <w:rPrChange w:id="1420" w:author="Scott Gaudi" w:date="2016-09-18T12:43:00Z">
              <w:rPr>
                <w:rFonts w:ascii="Arial" w:hAnsi="Arial"/>
                <w:color w:val="000000"/>
                <w:sz w:val="22"/>
                <w:szCs w:val="22"/>
              </w:rPr>
            </w:rPrChange>
          </w:rPr>
          <w:t xml:space="preserve">possible detector artifacts.  In particular, the survey fields may be too crowded, and the dither strategy may not be able to calibrate large-scale </w:t>
        </w:r>
        <w:proofErr w:type="spellStart"/>
        <w:r w:rsidR="002C2957" w:rsidRPr="005A4F38">
          <w:rPr>
            <w:rFonts w:ascii="Arial" w:hAnsi="Arial"/>
            <w:color w:val="000000"/>
            <w:szCs w:val="24"/>
            <w:rPrChange w:id="1421" w:author="Scott Gaudi" w:date="2016-09-18T12:43:00Z">
              <w:rPr>
                <w:rFonts w:ascii="Arial" w:hAnsi="Arial"/>
                <w:color w:val="000000"/>
                <w:sz w:val="22"/>
                <w:szCs w:val="22"/>
              </w:rPr>
            </w:rPrChange>
          </w:rPr>
          <w:t>astrometric</w:t>
        </w:r>
        <w:proofErr w:type="spellEnd"/>
        <w:r w:rsidR="002C2957" w:rsidRPr="005A4F38">
          <w:rPr>
            <w:rFonts w:ascii="Arial" w:hAnsi="Arial"/>
            <w:color w:val="000000"/>
            <w:szCs w:val="24"/>
            <w:rPrChange w:id="1422" w:author="Scott Gaudi" w:date="2016-09-18T12:43:00Z">
              <w:rPr>
                <w:rFonts w:ascii="Arial" w:hAnsi="Arial"/>
                <w:color w:val="000000"/>
                <w:sz w:val="22"/>
                <w:szCs w:val="22"/>
              </w:rPr>
            </w:rPrChange>
          </w:rPr>
          <w:t xml:space="preserve"> offsets.  Therefore, we will likely require the following calibration data.</w:t>
        </w:r>
      </w:ins>
    </w:p>
    <w:p w14:paraId="5CC12B1E" w14:textId="77777777" w:rsidR="00A40BC2" w:rsidRPr="005A4F38" w:rsidRDefault="00A40BC2" w:rsidP="00A40BC2">
      <w:pPr>
        <w:spacing w:before="0"/>
        <w:rPr>
          <w:ins w:id="1423" w:author="Scott Gaudi" w:date="2016-09-17T16:00:00Z"/>
          <w:rFonts w:ascii="Arial" w:hAnsi="Arial"/>
          <w:color w:val="000000"/>
          <w:szCs w:val="24"/>
          <w:rPrChange w:id="1424" w:author="Scott Gaudi" w:date="2016-09-18T12:43:00Z">
            <w:rPr>
              <w:ins w:id="1425" w:author="Scott Gaudi" w:date="2016-09-17T16:00:00Z"/>
              <w:rFonts w:ascii="Arial" w:hAnsi="Arial"/>
              <w:color w:val="000000"/>
              <w:sz w:val="22"/>
              <w:szCs w:val="22"/>
            </w:rPr>
          </w:rPrChange>
        </w:rPr>
      </w:pPr>
    </w:p>
    <w:p w14:paraId="2949CC99" w14:textId="14B9F9FC" w:rsidR="00A40BC2" w:rsidRPr="005A4F38" w:rsidRDefault="00A40BC2">
      <w:pPr>
        <w:spacing w:before="0"/>
        <w:ind w:left="720"/>
        <w:rPr>
          <w:ins w:id="1426" w:author="Scott Gaudi" w:date="2016-09-17T16:00:00Z"/>
          <w:rFonts w:ascii="Arial" w:hAnsi="Arial"/>
          <w:szCs w:val="24"/>
          <w:rPrChange w:id="1427" w:author="Scott Gaudi" w:date="2016-09-18T12:43:00Z">
            <w:rPr>
              <w:ins w:id="1428" w:author="Scott Gaudi" w:date="2016-09-17T16:00:00Z"/>
              <w:rFonts w:ascii="Times" w:hAnsi="Times"/>
              <w:sz w:val="20"/>
            </w:rPr>
          </w:rPrChange>
        </w:rPr>
        <w:pPrChange w:id="1429" w:author="Scott Gaudi" w:date="2016-09-17T16:00:00Z">
          <w:pPr>
            <w:spacing w:before="0"/>
          </w:pPr>
        </w:pPrChange>
      </w:pPr>
      <w:ins w:id="1430" w:author="Scott Gaudi" w:date="2016-09-17T16:00:00Z">
        <w:r w:rsidRPr="005A4F38">
          <w:rPr>
            <w:rFonts w:ascii="Arial" w:hAnsi="Arial"/>
            <w:color w:val="000000"/>
            <w:szCs w:val="24"/>
            <w:rPrChange w:id="1431" w:author="Scott Gaudi" w:date="2016-09-18T12:43:00Z">
              <w:rPr>
                <w:rFonts w:ascii="Arial" w:hAnsi="Arial"/>
                <w:color w:val="000000"/>
                <w:sz w:val="22"/>
                <w:szCs w:val="22"/>
              </w:rPr>
            </w:rPrChange>
          </w:rPr>
          <w:t>EML</w:t>
        </w:r>
      </w:ins>
      <w:ins w:id="1432" w:author="Scott Gaudi" w:date="2016-09-18T12:40:00Z">
        <w:r w:rsidR="005A4F38" w:rsidRPr="005A4F38">
          <w:rPr>
            <w:rFonts w:ascii="Arial" w:hAnsi="Arial"/>
            <w:color w:val="000000"/>
            <w:szCs w:val="24"/>
            <w:rPrChange w:id="1433" w:author="Scott Gaudi" w:date="2016-09-18T12:43:00Z">
              <w:rPr>
                <w:rFonts w:ascii="Arial" w:hAnsi="Arial"/>
                <w:color w:val="000000"/>
                <w:sz w:val="22"/>
                <w:szCs w:val="22"/>
              </w:rPr>
            </w:rPrChange>
          </w:rPr>
          <w:t xml:space="preserve"> </w:t>
        </w:r>
      </w:ins>
      <w:ins w:id="1434" w:author="Scott Gaudi" w:date="2016-09-17T16:00:00Z">
        <w:r w:rsidR="005A4F38" w:rsidRPr="005A4F38">
          <w:rPr>
            <w:rFonts w:ascii="Arial" w:hAnsi="Arial"/>
            <w:color w:val="000000"/>
            <w:szCs w:val="24"/>
            <w:rPrChange w:id="1435" w:author="Scott Gaudi" w:date="2016-09-18T12:43:00Z">
              <w:rPr>
                <w:rFonts w:ascii="Arial" w:hAnsi="Arial"/>
                <w:color w:val="000000"/>
                <w:sz w:val="22"/>
                <w:szCs w:val="22"/>
              </w:rPr>
            </w:rPrChange>
          </w:rPr>
          <w:t>29</w:t>
        </w:r>
        <w:r w:rsidRPr="005A4F38">
          <w:rPr>
            <w:rFonts w:ascii="Arial" w:hAnsi="Arial"/>
            <w:color w:val="000000"/>
            <w:szCs w:val="24"/>
            <w:rPrChange w:id="1436" w:author="Scott Gaudi" w:date="2016-09-18T12:43:00Z">
              <w:rPr>
                <w:rFonts w:ascii="Arial" w:hAnsi="Arial"/>
                <w:color w:val="000000"/>
                <w:sz w:val="22"/>
                <w:szCs w:val="22"/>
              </w:rPr>
            </w:rPrChange>
          </w:rPr>
          <w:t xml:space="preserve">:  Stepped observations of a crowded field (but less crowded than the </w:t>
        </w:r>
        <w:proofErr w:type="spellStart"/>
        <w:r w:rsidRPr="005A4F38">
          <w:rPr>
            <w:rFonts w:ascii="Arial" w:hAnsi="Arial"/>
            <w:color w:val="000000"/>
            <w:szCs w:val="24"/>
            <w:rPrChange w:id="1437" w:author="Scott Gaudi" w:date="2016-09-18T12:43:00Z">
              <w:rPr>
                <w:rFonts w:ascii="Arial" w:hAnsi="Arial"/>
                <w:color w:val="000000"/>
                <w:sz w:val="22"/>
                <w:szCs w:val="22"/>
              </w:rPr>
            </w:rPrChange>
          </w:rPr>
          <w:t>microlensing</w:t>
        </w:r>
        <w:proofErr w:type="spellEnd"/>
        <w:r w:rsidRPr="005A4F38">
          <w:rPr>
            <w:rFonts w:ascii="Arial" w:hAnsi="Arial"/>
            <w:color w:val="000000"/>
            <w:szCs w:val="24"/>
            <w:rPrChange w:id="1438" w:author="Scott Gaudi" w:date="2016-09-18T12:43:00Z">
              <w:rPr>
                <w:rFonts w:ascii="Arial" w:hAnsi="Arial"/>
                <w:color w:val="000000"/>
                <w:sz w:val="22"/>
                <w:szCs w:val="22"/>
              </w:rPr>
            </w:rPrChange>
          </w:rPr>
          <w:t xml:space="preserve"> fields) with offsets that would sample the scale of the </w:t>
        </w:r>
        <w:proofErr w:type="spellStart"/>
        <w:r w:rsidRPr="005A4F38">
          <w:rPr>
            <w:rFonts w:ascii="Arial" w:hAnsi="Arial"/>
            <w:color w:val="000000"/>
            <w:szCs w:val="24"/>
            <w:rPrChange w:id="1439" w:author="Scott Gaudi" w:date="2016-09-18T12:43:00Z">
              <w:rPr>
                <w:rFonts w:ascii="Arial" w:hAnsi="Arial"/>
                <w:color w:val="000000"/>
                <w:sz w:val="22"/>
                <w:szCs w:val="22"/>
              </w:rPr>
            </w:rPrChange>
          </w:rPr>
          <w:t>astrometric</w:t>
        </w:r>
        <w:proofErr w:type="spellEnd"/>
        <w:r w:rsidRPr="005A4F38">
          <w:rPr>
            <w:rFonts w:ascii="Arial" w:hAnsi="Arial"/>
            <w:color w:val="000000"/>
            <w:szCs w:val="24"/>
            <w:rPrChange w:id="1440" w:author="Scott Gaudi" w:date="2016-09-18T12:43:00Z">
              <w:rPr>
                <w:rFonts w:ascii="Arial" w:hAnsi="Arial"/>
                <w:color w:val="000000"/>
                <w:sz w:val="22"/>
                <w:szCs w:val="22"/>
              </w:rPr>
            </w:rPrChange>
          </w:rPr>
          <w:t xml:space="preserve"> detector artifacts.  These fields should have stars with good Gaia parallaxes to set the absolute scales.  </w:t>
        </w:r>
      </w:ins>
    </w:p>
    <w:p w14:paraId="0F3AC5C1" w14:textId="77777777" w:rsidR="00A40BC2" w:rsidRPr="005A4F38" w:rsidRDefault="00A40BC2" w:rsidP="00A40BC2">
      <w:pPr>
        <w:spacing w:before="0"/>
        <w:rPr>
          <w:ins w:id="1441" w:author="Scott Gaudi" w:date="2016-09-17T16:00:00Z"/>
          <w:rFonts w:ascii="Arial" w:eastAsia="Times New Roman" w:hAnsi="Arial"/>
          <w:sz w:val="20"/>
          <w:rPrChange w:id="1442" w:author="Scott Gaudi" w:date="2016-09-18T12:40:00Z">
            <w:rPr>
              <w:ins w:id="1443" w:author="Scott Gaudi" w:date="2016-09-17T16:00:00Z"/>
              <w:rFonts w:ascii="Times" w:eastAsia="Times New Roman" w:hAnsi="Times"/>
              <w:sz w:val="20"/>
            </w:rPr>
          </w:rPrChange>
        </w:rPr>
      </w:pPr>
    </w:p>
    <w:p w14:paraId="5B16AE6D" w14:textId="6555352B" w:rsidR="00FA6F66" w:rsidRPr="009F6147" w:rsidRDefault="002B6A18">
      <w:pPr>
        <w:pStyle w:val="Heading2"/>
        <w:rPr>
          <w:ins w:id="1444" w:author="Scott Gaudi" w:date="2016-09-18T11:41:00Z"/>
          <w:rFonts w:hint="eastAsia"/>
        </w:rPr>
        <w:pPrChange w:id="1445" w:author="Scott Gaudi" w:date="2016-10-10T19:06:00Z">
          <w:pPr>
            <w:pStyle w:val="Heading3"/>
          </w:pPr>
        </w:pPrChange>
      </w:pPr>
      <w:bookmarkStart w:id="1446" w:name="_Toc337745735"/>
      <w:ins w:id="1447" w:author="Scott Gaudi" w:date="2016-09-17T16:00:00Z">
        <w:r w:rsidRPr="009F6147">
          <w:rPr>
            <w:rFonts w:hint="eastAsia"/>
          </w:rPr>
          <w:t>2.6</w:t>
        </w:r>
        <w:r w:rsidR="00A40BC2" w:rsidRPr="009F6147">
          <w:rPr>
            <w:rFonts w:hint="eastAsia"/>
          </w:rPr>
          <w:t xml:space="preserve"> Data Products</w:t>
        </w:r>
      </w:ins>
      <w:bookmarkEnd w:id="1446"/>
    </w:p>
    <w:p w14:paraId="2818B131" w14:textId="77777777" w:rsidR="0059587D" w:rsidRPr="005A4F38" w:rsidRDefault="00FA6F66">
      <w:pPr>
        <w:rPr>
          <w:ins w:id="1448" w:author="Scott Gaudi" w:date="2016-09-18T11:44:00Z"/>
          <w:rFonts w:ascii="Arial" w:hAnsi="Arial" w:hint="eastAsia"/>
          <w:szCs w:val="24"/>
          <w:rPrChange w:id="1449" w:author="Scott Gaudi" w:date="2016-09-18T12:43:00Z">
            <w:rPr>
              <w:ins w:id="1450" w:author="Scott Gaudi" w:date="2016-09-18T11:44:00Z"/>
              <w:rFonts w:hint="eastAsia"/>
            </w:rPr>
          </w:rPrChange>
        </w:rPr>
        <w:pPrChange w:id="1451" w:author="Scott Gaudi" w:date="2016-09-18T11:41:00Z">
          <w:pPr>
            <w:pStyle w:val="Heading3"/>
          </w:pPr>
        </w:pPrChange>
      </w:pPr>
      <w:ins w:id="1452" w:author="Scott Gaudi" w:date="2016-09-18T11:41:00Z">
        <w:r w:rsidRPr="005A4F38">
          <w:rPr>
            <w:rFonts w:ascii="Arial" w:hAnsi="Arial" w:hint="eastAsia"/>
            <w:szCs w:val="24"/>
            <w:rPrChange w:id="1453" w:author="Scott Gaudi" w:date="2016-09-18T12:43:00Z">
              <w:rPr>
                <w:rFonts w:hint="eastAsia"/>
              </w:rPr>
            </w:rPrChange>
          </w:rPr>
          <w:t xml:space="preserve">The </w:t>
        </w:r>
        <w:proofErr w:type="spellStart"/>
        <w:r w:rsidRPr="005A4F38">
          <w:rPr>
            <w:rFonts w:ascii="Arial" w:hAnsi="Arial" w:hint="eastAsia"/>
            <w:szCs w:val="24"/>
            <w:rPrChange w:id="1454" w:author="Scott Gaudi" w:date="2016-09-18T12:43:00Z">
              <w:rPr>
                <w:rFonts w:hint="eastAsia"/>
              </w:rPr>
            </w:rPrChange>
          </w:rPr>
          <w:t>microlensing</w:t>
        </w:r>
        <w:proofErr w:type="spellEnd"/>
        <w:r w:rsidRPr="005A4F38">
          <w:rPr>
            <w:rFonts w:ascii="Arial" w:hAnsi="Arial" w:hint="eastAsia"/>
            <w:szCs w:val="24"/>
            <w:rPrChange w:id="1455" w:author="Scott Gaudi" w:date="2016-09-18T12:43:00Z">
              <w:rPr>
                <w:rFonts w:hint="eastAsia"/>
              </w:rPr>
            </w:rPrChange>
          </w:rPr>
          <w:t xml:space="preserve"> survey requires several data products, produced at several different time intervals during </w:t>
        </w:r>
      </w:ins>
      <w:ins w:id="1456" w:author="Scott Gaudi" w:date="2016-09-18T11:42:00Z">
        <w:r w:rsidRPr="005A4F38">
          <w:rPr>
            <w:rFonts w:ascii="Arial" w:hAnsi="Arial" w:hint="eastAsia"/>
            <w:szCs w:val="24"/>
            <w:rPrChange w:id="1457" w:author="Scott Gaudi" w:date="2016-09-18T12:43:00Z">
              <w:rPr>
                <w:rFonts w:hint="eastAsia"/>
              </w:rPr>
            </w:rPrChange>
          </w:rPr>
          <w:t>the</w:t>
        </w:r>
      </w:ins>
      <w:ins w:id="1458" w:author="Scott Gaudi" w:date="2016-09-18T11:41:00Z">
        <w:r w:rsidRPr="005A4F38">
          <w:rPr>
            <w:rFonts w:ascii="Arial" w:hAnsi="Arial" w:hint="eastAsia"/>
            <w:szCs w:val="24"/>
            <w:rPrChange w:id="1459" w:author="Scott Gaudi" w:date="2016-09-18T12:43:00Z">
              <w:rPr>
                <w:rFonts w:hint="eastAsia"/>
              </w:rPr>
            </w:rPrChange>
          </w:rPr>
          <w:t xml:space="preserve"> </w:t>
        </w:r>
      </w:ins>
      <w:ins w:id="1460" w:author="Scott Gaudi" w:date="2016-09-18T11:42:00Z">
        <w:r w:rsidRPr="005A4F38">
          <w:rPr>
            <w:rFonts w:ascii="Arial" w:hAnsi="Arial" w:hint="eastAsia"/>
            <w:szCs w:val="24"/>
            <w:rPrChange w:id="1461" w:author="Scott Gaudi" w:date="2016-09-18T12:43:00Z">
              <w:rPr>
                <w:rFonts w:hint="eastAsia"/>
              </w:rPr>
            </w:rPrChange>
          </w:rPr>
          <w:t xml:space="preserve">survey.  </w:t>
        </w:r>
      </w:ins>
    </w:p>
    <w:p w14:paraId="102E7314" w14:textId="77CD4EE5" w:rsidR="00FA6F66" w:rsidRPr="005A4F38" w:rsidRDefault="00FA6F66">
      <w:pPr>
        <w:rPr>
          <w:ins w:id="1462" w:author="Scott Gaudi" w:date="2016-09-18T11:45:00Z"/>
          <w:rFonts w:ascii="Arial" w:hAnsi="Arial" w:hint="eastAsia"/>
          <w:szCs w:val="24"/>
          <w:rPrChange w:id="1463" w:author="Scott Gaudi" w:date="2016-09-18T12:43:00Z">
            <w:rPr>
              <w:ins w:id="1464" w:author="Scott Gaudi" w:date="2016-09-18T11:45:00Z"/>
              <w:rFonts w:hint="eastAsia"/>
            </w:rPr>
          </w:rPrChange>
        </w:rPr>
        <w:pPrChange w:id="1465" w:author="Scott Gaudi" w:date="2016-09-18T11:41:00Z">
          <w:pPr>
            <w:pStyle w:val="Heading3"/>
          </w:pPr>
        </w:pPrChange>
      </w:pPr>
      <w:ins w:id="1466" w:author="Scott Gaudi" w:date="2016-09-18T11:42:00Z">
        <w:r w:rsidRPr="005A4F38">
          <w:rPr>
            <w:rFonts w:ascii="Arial" w:hAnsi="Arial" w:hint="eastAsia"/>
            <w:szCs w:val="24"/>
            <w:rPrChange w:id="1467" w:author="Scott Gaudi" w:date="2016-09-18T12:43:00Z">
              <w:rPr>
                <w:rFonts w:hint="eastAsia"/>
              </w:rPr>
            </w:rPrChange>
          </w:rPr>
          <w:t xml:space="preserve">First, we require relatively unprocessed data on the shortest feasible time scale, in order to issue alerts for both planetary perturbations and free-floating planet events, </w:t>
        </w:r>
      </w:ins>
      <w:ins w:id="1468" w:author="Scott Gaudi" w:date="2016-09-18T11:43:00Z">
        <w:r w:rsidRPr="005A4F38">
          <w:rPr>
            <w:rFonts w:ascii="Arial" w:hAnsi="Arial" w:hint="eastAsia"/>
            <w:szCs w:val="24"/>
            <w:rPrChange w:id="1469" w:author="Scott Gaudi" w:date="2016-09-18T12:43:00Z">
              <w:rPr>
                <w:rFonts w:hint="eastAsia"/>
              </w:rPr>
            </w:rPrChange>
          </w:rPr>
          <w:t>which</w:t>
        </w:r>
      </w:ins>
      <w:ins w:id="1470" w:author="Scott Gaudi" w:date="2016-09-18T11:42:00Z">
        <w:r w:rsidRPr="005A4F38">
          <w:rPr>
            <w:rFonts w:ascii="Arial" w:hAnsi="Arial" w:hint="eastAsia"/>
            <w:szCs w:val="24"/>
            <w:rPrChange w:id="1471" w:author="Scott Gaudi" w:date="2016-09-18T12:43:00Z">
              <w:rPr>
                <w:rFonts w:hint="eastAsia"/>
              </w:rPr>
            </w:rPrChange>
          </w:rPr>
          <w:t xml:space="preserve"> </w:t>
        </w:r>
      </w:ins>
      <w:ins w:id="1472" w:author="Scott Gaudi" w:date="2016-09-18T11:43:00Z">
        <w:r w:rsidRPr="005A4F38">
          <w:rPr>
            <w:rFonts w:ascii="Arial" w:hAnsi="Arial" w:hint="eastAsia"/>
            <w:szCs w:val="24"/>
            <w:rPrChange w:id="1473" w:author="Scott Gaudi" w:date="2016-09-18T12:43:00Z">
              <w:rPr>
                <w:rFonts w:hint="eastAsia"/>
              </w:rPr>
            </w:rPrChange>
          </w:rPr>
          <w:t xml:space="preserve">typically have durations of less than one day. </w:t>
        </w:r>
        <w:r w:rsidR="0059587D" w:rsidRPr="005A4F38">
          <w:rPr>
            <w:rFonts w:ascii="Arial" w:hAnsi="Arial" w:hint="eastAsia"/>
            <w:szCs w:val="24"/>
            <w:rPrChange w:id="1474" w:author="Scott Gaudi" w:date="2016-09-18T12:43:00Z">
              <w:rPr>
                <w:rFonts w:hint="eastAsia"/>
              </w:rPr>
            </w:rPrChange>
          </w:rPr>
          <w:t xml:space="preserve"> These alerts will allow us to </w:t>
        </w:r>
      </w:ins>
      <w:ins w:id="1475" w:author="Scott Gaudi" w:date="2016-09-18T11:44:00Z">
        <w:r w:rsidR="0059587D" w:rsidRPr="005A4F38">
          <w:rPr>
            <w:rFonts w:ascii="Arial" w:hAnsi="Arial" w:hint="eastAsia"/>
            <w:szCs w:val="24"/>
            <w:rPrChange w:id="1476" w:author="Scott Gaudi" w:date="2016-09-18T12:43:00Z">
              <w:rPr>
                <w:rFonts w:hint="eastAsia"/>
              </w:rPr>
            </w:rPrChange>
          </w:rPr>
          <w:t xml:space="preserve">follow up these perturbations to acquire simultaneous ground-based observations, which will allow for better characterization of the perturbations </w:t>
        </w:r>
      </w:ins>
      <w:ins w:id="1477" w:author="Scott Gaudi" w:date="2016-09-18T11:45:00Z">
        <w:r w:rsidR="0059587D" w:rsidRPr="005A4F38">
          <w:rPr>
            <w:rFonts w:ascii="Arial" w:hAnsi="Arial" w:hint="eastAsia"/>
            <w:szCs w:val="24"/>
            <w:rPrChange w:id="1478" w:author="Scott Gaudi" w:date="2016-09-18T12:43:00Z">
              <w:rPr>
                <w:rFonts w:hint="eastAsia"/>
              </w:rPr>
            </w:rPrChange>
          </w:rPr>
          <w:t>and</w:t>
        </w:r>
      </w:ins>
      <w:ins w:id="1479" w:author="Scott Gaudi" w:date="2016-09-18T11:44:00Z">
        <w:r w:rsidR="0059587D" w:rsidRPr="005A4F38">
          <w:rPr>
            <w:rFonts w:ascii="Arial" w:hAnsi="Arial" w:hint="eastAsia"/>
            <w:szCs w:val="24"/>
            <w:rPrChange w:id="1480" w:author="Scott Gaudi" w:date="2016-09-18T12:43:00Z">
              <w:rPr>
                <w:rFonts w:hint="eastAsia"/>
              </w:rPr>
            </w:rPrChange>
          </w:rPr>
          <w:t xml:space="preserve"> </w:t>
        </w:r>
      </w:ins>
      <w:ins w:id="1481" w:author="Scott Gaudi" w:date="2016-09-18T11:45:00Z">
        <w:r w:rsidR="0059587D" w:rsidRPr="005A4F38">
          <w:rPr>
            <w:rFonts w:ascii="Arial" w:hAnsi="Arial" w:hint="eastAsia"/>
            <w:szCs w:val="24"/>
            <w:rPrChange w:id="1482" w:author="Scott Gaudi" w:date="2016-09-18T12:43:00Z">
              <w:rPr>
                <w:rFonts w:hint="eastAsia"/>
              </w:rPr>
            </w:rPrChange>
          </w:rPr>
          <w:t xml:space="preserve">possibly the measurement of higher-order parameters, thereby allowing us to better interpret these perturbations.  This science driver leads to EML29 and EML30. </w:t>
        </w:r>
      </w:ins>
    </w:p>
    <w:p w14:paraId="36EE6300" w14:textId="17B3A7F1" w:rsidR="0059587D" w:rsidRPr="005A4F38" w:rsidRDefault="0059587D">
      <w:pPr>
        <w:rPr>
          <w:ins w:id="1483" w:author="Scott Gaudi" w:date="2016-09-18T11:47:00Z"/>
          <w:rFonts w:ascii="Arial" w:hAnsi="Arial" w:hint="eastAsia"/>
          <w:szCs w:val="24"/>
          <w:rPrChange w:id="1484" w:author="Scott Gaudi" w:date="2016-09-18T12:43:00Z">
            <w:rPr>
              <w:ins w:id="1485" w:author="Scott Gaudi" w:date="2016-09-18T11:47:00Z"/>
              <w:rFonts w:hint="eastAsia"/>
            </w:rPr>
          </w:rPrChange>
        </w:rPr>
        <w:pPrChange w:id="1486" w:author="Scott Gaudi" w:date="2016-09-18T11:41:00Z">
          <w:pPr>
            <w:pStyle w:val="Heading3"/>
          </w:pPr>
        </w:pPrChange>
      </w:pPr>
      <w:ins w:id="1487" w:author="Scott Gaudi" w:date="2016-09-18T11:45:00Z">
        <w:r w:rsidRPr="005A4F38">
          <w:rPr>
            <w:rFonts w:ascii="Arial" w:hAnsi="Arial" w:hint="eastAsia"/>
            <w:szCs w:val="24"/>
            <w:rPrChange w:id="1488" w:author="Scott Gaudi" w:date="2016-09-18T12:43:00Z">
              <w:rPr>
                <w:rFonts w:hint="eastAsia"/>
              </w:rPr>
            </w:rPrChange>
          </w:rPr>
          <w:t xml:space="preserve">Second, we require calibrated </w:t>
        </w:r>
        <w:r w:rsidRPr="005A4F38">
          <w:rPr>
            <w:rFonts w:ascii="Arial" w:hAnsi="Arial" w:hint="eastAsia"/>
            <w:szCs w:val="24"/>
            <w:rPrChange w:id="1489" w:author="Scott Gaudi" w:date="2016-09-18T12:43:00Z">
              <w:rPr>
                <w:rFonts w:hint="eastAsia"/>
              </w:rPr>
            </w:rPrChange>
          </w:rPr>
          <w:t>‘</w:t>
        </w:r>
        <w:r w:rsidRPr="005A4F38">
          <w:rPr>
            <w:rFonts w:ascii="Arial" w:hAnsi="Arial" w:hint="eastAsia"/>
            <w:szCs w:val="24"/>
            <w:rPrChange w:id="1490" w:author="Scott Gaudi" w:date="2016-09-18T12:43:00Z">
              <w:rPr>
                <w:rFonts w:hint="eastAsia"/>
              </w:rPr>
            </w:rPrChange>
          </w:rPr>
          <w:t>moment</w:t>
        </w:r>
      </w:ins>
      <w:ins w:id="1491" w:author="Scott Gaudi" w:date="2016-09-18T11:46:00Z">
        <w:r w:rsidRPr="005A4F38">
          <w:rPr>
            <w:rFonts w:ascii="Arial" w:hAnsi="Arial" w:hint="eastAsia"/>
            <w:szCs w:val="24"/>
            <w:rPrChange w:id="1492" w:author="Scott Gaudi" w:date="2016-09-18T12:43:00Z">
              <w:rPr>
                <w:rFonts w:hint="eastAsia"/>
              </w:rPr>
            </w:rPrChange>
          </w:rPr>
          <w:t xml:space="preserve"> curves</w:t>
        </w:r>
        <w:r w:rsidRPr="005A4F38">
          <w:rPr>
            <w:rFonts w:ascii="Arial" w:hAnsi="Arial" w:hint="eastAsia"/>
            <w:szCs w:val="24"/>
            <w:rPrChange w:id="1493" w:author="Scott Gaudi" w:date="2016-09-18T12:43:00Z">
              <w:rPr>
                <w:rFonts w:hint="eastAsia"/>
              </w:rPr>
            </w:rPrChange>
          </w:rPr>
          <w:t>’</w:t>
        </w:r>
        <w:r w:rsidRPr="005A4F38">
          <w:rPr>
            <w:rFonts w:ascii="Arial" w:hAnsi="Arial" w:hint="eastAsia"/>
            <w:szCs w:val="24"/>
            <w:rPrChange w:id="1494" w:author="Scott Gaudi" w:date="2016-09-18T12:43:00Z">
              <w:rPr>
                <w:rFonts w:hint="eastAsia"/>
              </w:rPr>
            </w:rPrChange>
          </w:rPr>
          <w:t xml:space="preserve"> (i.e., the generalization of a light curve: photometry, astrometry, </w:t>
        </w:r>
        <w:proofErr w:type="spellStart"/>
        <w:r w:rsidRPr="005A4F38">
          <w:rPr>
            <w:rFonts w:ascii="Arial" w:hAnsi="Arial" w:hint="eastAsia"/>
            <w:szCs w:val="24"/>
            <w:rPrChange w:id="1495" w:author="Scott Gaudi" w:date="2016-09-18T12:43:00Z">
              <w:rPr>
                <w:rFonts w:hint="eastAsia"/>
              </w:rPr>
            </w:rPrChange>
          </w:rPr>
          <w:t>ellipticity</w:t>
        </w:r>
        <w:proofErr w:type="spellEnd"/>
        <w:r w:rsidRPr="005A4F38">
          <w:rPr>
            <w:rFonts w:ascii="Arial" w:hAnsi="Arial" w:hint="eastAsia"/>
            <w:szCs w:val="24"/>
            <w:rPrChange w:id="1496" w:author="Scott Gaudi" w:date="2016-09-18T12:43:00Z">
              <w:rPr>
                <w:rFonts w:hint="eastAsia"/>
              </w:rPr>
            </w:rPrChange>
          </w:rPr>
          <w:t>, etc., as a function of the epoch of observation)</w:t>
        </w:r>
      </w:ins>
      <w:ins w:id="1497" w:author="Scott Gaudi" w:date="2016-09-18T11:47:00Z">
        <w:r w:rsidRPr="005A4F38">
          <w:rPr>
            <w:rFonts w:ascii="Arial" w:hAnsi="Arial" w:hint="eastAsia"/>
            <w:szCs w:val="24"/>
            <w:rPrChange w:id="1498" w:author="Scott Gaudi" w:date="2016-09-18T12:43:00Z">
              <w:rPr>
                <w:rFonts w:hint="eastAsia"/>
              </w:rPr>
            </w:rPrChange>
          </w:rPr>
          <w:t>.  These should be produced on a daily timescale, with as many of the detector systematics removed as possible.  This leads to EML31.</w:t>
        </w:r>
      </w:ins>
    </w:p>
    <w:p w14:paraId="42C0FECB" w14:textId="1393E276" w:rsidR="0059587D" w:rsidRPr="005A4F38" w:rsidRDefault="0059587D">
      <w:pPr>
        <w:rPr>
          <w:ins w:id="1499" w:author="Scott Gaudi" w:date="2016-09-18T11:47:00Z"/>
          <w:rFonts w:ascii="Arial" w:hAnsi="Arial" w:hint="eastAsia"/>
          <w:szCs w:val="24"/>
          <w:rPrChange w:id="1500" w:author="Scott Gaudi" w:date="2016-09-18T12:43:00Z">
            <w:rPr>
              <w:ins w:id="1501" w:author="Scott Gaudi" w:date="2016-09-18T11:47:00Z"/>
              <w:rFonts w:hint="eastAsia"/>
            </w:rPr>
          </w:rPrChange>
        </w:rPr>
        <w:pPrChange w:id="1502" w:author="Scott Gaudi" w:date="2016-09-18T11:41:00Z">
          <w:pPr>
            <w:pStyle w:val="Heading3"/>
          </w:pPr>
        </w:pPrChange>
      </w:pPr>
      <w:ins w:id="1503" w:author="Scott Gaudi" w:date="2016-09-18T11:47:00Z">
        <w:r w:rsidRPr="005A4F38">
          <w:rPr>
            <w:rFonts w:ascii="Arial" w:hAnsi="Arial" w:hint="eastAsia"/>
            <w:szCs w:val="24"/>
            <w:rPrChange w:id="1504" w:author="Scott Gaudi" w:date="2016-09-18T12:43:00Z">
              <w:rPr>
                <w:rFonts w:hint="eastAsia"/>
              </w:rPr>
            </w:rPrChange>
          </w:rPr>
          <w:t xml:space="preserve">As mentioned previously, we expect that a natural by-product of the </w:t>
        </w:r>
        <w:proofErr w:type="spellStart"/>
        <w:r w:rsidRPr="005A4F38">
          <w:rPr>
            <w:rFonts w:ascii="Arial" w:hAnsi="Arial" w:hint="eastAsia"/>
            <w:szCs w:val="24"/>
            <w:rPrChange w:id="1505" w:author="Scott Gaudi" w:date="2016-09-18T12:43:00Z">
              <w:rPr>
                <w:rFonts w:hint="eastAsia"/>
              </w:rPr>
            </w:rPrChange>
          </w:rPr>
          <w:t>microlensing</w:t>
        </w:r>
        <w:proofErr w:type="spellEnd"/>
        <w:r w:rsidRPr="005A4F38">
          <w:rPr>
            <w:rFonts w:ascii="Arial" w:hAnsi="Arial" w:hint="eastAsia"/>
            <w:szCs w:val="24"/>
            <w:rPrChange w:id="1506" w:author="Scott Gaudi" w:date="2016-09-18T12:43:00Z">
              <w:rPr>
                <w:rFonts w:hint="eastAsia"/>
              </w:rPr>
            </w:rPrChange>
          </w:rPr>
          <w:t xml:space="preserve"> survey will be calibrations of the various detector artifacts.  These need to be </w:t>
        </w:r>
        <w:r w:rsidRPr="005A4F38">
          <w:rPr>
            <w:rFonts w:ascii="Arial" w:hAnsi="Arial" w:hint="eastAsia"/>
            <w:szCs w:val="24"/>
            <w:rPrChange w:id="1507" w:author="Scott Gaudi" w:date="2016-09-18T12:43:00Z">
              <w:rPr>
                <w:rFonts w:hint="eastAsia"/>
              </w:rPr>
            </w:rPrChange>
          </w:rPr>
          <w:lastRenderedPageBreak/>
          <w:t xml:space="preserve">provided and updated on a relatively short time scale, not only for the </w:t>
        </w:r>
        <w:proofErr w:type="spellStart"/>
        <w:r w:rsidRPr="005A4F38">
          <w:rPr>
            <w:rFonts w:ascii="Arial" w:hAnsi="Arial" w:hint="eastAsia"/>
            <w:szCs w:val="24"/>
            <w:rPrChange w:id="1508" w:author="Scott Gaudi" w:date="2016-09-18T12:43:00Z">
              <w:rPr>
                <w:rFonts w:hint="eastAsia"/>
              </w:rPr>
            </w:rPrChange>
          </w:rPr>
          <w:t>microlensing</w:t>
        </w:r>
        <w:proofErr w:type="spellEnd"/>
        <w:r w:rsidRPr="005A4F38">
          <w:rPr>
            <w:rFonts w:ascii="Arial" w:hAnsi="Arial" w:hint="eastAsia"/>
            <w:szCs w:val="24"/>
            <w:rPrChange w:id="1509" w:author="Scott Gaudi" w:date="2016-09-18T12:43:00Z">
              <w:rPr>
                <w:rFonts w:hint="eastAsia"/>
              </w:rPr>
            </w:rPrChange>
          </w:rPr>
          <w:t xml:space="preserve"> survey, but also for the other surveys.  This leads to EML32</w:t>
        </w:r>
      </w:ins>
    </w:p>
    <w:p w14:paraId="00FB9195" w14:textId="3DB7E50E" w:rsidR="0059587D" w:rsidRPr="005A4F38" w:rsidRDefault="0059587D">
      <w:pPr>
        <w:rPr>
          <w:ins w:id="1510" w:author="Scott Gaudi" w:date="2016-09-18T11:49:00Z"/>
          <w:rFonts w:ascii="Arial" w:hAnsi="Arial" w:hint="eastAsia"/>
          <w:szCs w:val="24"/>
          <w:rPrChange w:id="1511" w:author="Scott Gaudi" w:date="2016-09-18T12:43:00Z">
            <w:rPr>
              <w:ins w:id="1512" w:author="Scott Gaudi" w:date="2016-09-18T11:49:00Z"/>
              <w:rFonts w:hint="eastAsia"/>
            </w:rPr>
          </w:rPrChange>
        </w:rPr>
        <w:pPrChange w:id="1513" w:author="Scott Gaudi" w:date="2016-09-18T11:41:00Z">
          <w:pPr>
            <w:pStyle w:val="Heading3"/>
          </w:pPr>
        </w:pPrChange>
      </w:pPr>
      <w:ins w:id="1514" w:author="Scott Gaudi" w:date="2016-09-18T11:49:00Z">
        <w:r w:rsidRPr="005A4F38">
          <w:rPr>
            <w:rFonts w:ascii="Arial" w:hAnsi="Arial" w:hint="eastAsia"/>
            <w:szCs w:val="24"/>
            <w:rPrChange w:id="1515" w:author="Scott Gaudi" w:date="2016-09-18T12:43:00Z">
              <w:rPr>
                <w:rFonts w:hint="eastAsia"/>
              </w:rPr>
            </w:rPrChange>
          </w:rPr>
          <w:t xml:space="preserve">We will require </w:t>
        </w:r>
        <w:proofErr w:type="spellStart"/>
        <w:r w:rsidRPr="005A4F38">
          <w:rPr>
            <w:rFonts w:ascii="Arial" w:hAnsi="Arial" w:hint="eastAsia"/>
            <w:szCs w:val="24"/>
            <w:rPrChange w:id="1516" w:author="Scott Gaudi" w:date="2016-09-18T12:43:00Z">
              <w:rPr>
                <w:rFonts w:hint="eastAsia"/>
              </w:rPr>
            </w:rPrChange>
          </w:rPr>
          <w:t>supersampled</w:t>
        </w:r>
        <w:proofErr w:type="spellEnd"/>
        <w:r w:rsidRPr="005A4F38">
          <w:rPr>
            <w:rFonts w:ascii="Arial" w:hAnsi="Arial" w:hint="eastAsia"/>
            <w:szCs w:val="24"/>
            <w:rPrChange w:id="1517" w:author="Scott Gaudi" w:date="2016-09-18T12:43:00Z">
              <w:rPr>
                <w:rFonts w:hint="eastAsia"/>
              </w:rPr>
            </w:rPrChange>
          </w:rPr>
          <w:t xml:space="preserve"> and stacked images of the </w:t>
        </w:r>
        <w:proofErr w:type="spellStart"/>
        <w:r w:rsidRPr="005A4F38">
          <w:rPr>
            <w:rFonts w:ascii="Arial" w:hAnsi="Arial" w:hint="eastAsia"/>
            <w:szCs w:val="24"/>
            <w:rPrChange w:id="1518" w:author="Scott Gaudi" w:date="2016-09-18T12:43:00Z">
              <w:rPr>
                <w:rFonts w:hint="eastAsia"/>
              </w:rPr>
            </w:rPrChange>
          </w:rPr>
          <w:t>microlensing</w:t>
        </w:r>
        <w:proofErr w:type="spellEnd"/>
        <w:r w:rsidRPr="005A4F38">
          <w:rPr>
            <w:rFonts w:ascii="Arial" w:hAnsi="Arial" w:hint="eastAsia"/>
            <w:szCs w:val="24"/>
            <w:rPrChange w:id="1519" w:author="Scott Gaudi" w:date="2016-09-18T12:43:00Z">
              <w:rPr>
                <w:rFonts w:hint="eastAsia"/>
              </w:rPr>
            </w:rPrChange>
          </w:rPr>
          <w:t xml:space="preserve"> fields once per season, for source identification and to measure source motions. </w:t>
        </w:r>
      </w:ins>
      <w:ins w:id="1520" w:author="Scott Gaudi" w:date="2016-09-18T11:50:00Z">
        <w:r w:rsidRPr="005A4F38">
          <w:rPr>
            <w:rFonts w:ascii="Arial" w:hAnsi="Arial" w:hint="eastAsia"/>
            <w:szCs w:val="24"/>
            <w:rPrChange w:id="1521" w:author="Scott Gaudi" w:date="2016-09-18T12:43:00Z">
              <w:rPr>
                <w:rFonts w:hint="eastAsia"/>
              </w:rPr>
            </w:rPrChange>
          </w:rPr>
          <w:t xml:space="preserve">  This leads to EML</w:t>
        </w:r>
      </w:ins>
      <w:ins w:id="1522" w:author="Scott Gaudi" w:date="2016-09-18T12:40:00Z">
        <w:r w:rsidR="005A4F38" w:rsidRPr="0046132D">
          <w:rPr>
            <w:rFonts w:ascii="Arial" w:hAnsi="Arial"/>
            <w:szCs w:val="24"/>
          </w:rPr>
          <w:t xml:space="preserve"> </w:t>
        </w:r>
      </w:ins>
      <w:ins w:id="1523" w:author="Scott Gaudi" w:date="2016-09-18T11:50:00Z">
        <w:r w:rsidRPr="005A4F38">
          <w:rPr>
            <w:rFonts w:ascii="Arial" w:hAnsi="Arial" w:hint="eastAsia"/>
            <w:szCs w:val="24"/>
            <w:rPrChange w:id="1524" w:author="Scott Gaudi" w:date="2016-09-18T12:43:00Z">
              <w:rPr>
                <w:rFonts w:hint="eastAsia"/>
              </w:rPr>
            </w:rPrChange>
          </w:rPr>
          <w:t>33.</w:t>
        </w:r>
      </w:ins>
    </w:p>
    <w:p w14:paraId="5E7A6594" w14:textId="52DB1FE1" w:rsidR="0059587D" w:rsidRPr="005A4F38" w:rsidRDefault="0059587D">
      <w:pPr>
        <w:rPr>
          <w:ins w:id="1525" w:author="Scott Gaudi" w:date="2016-09-18T11:50:00Z"/>
          <w:rFonts w:ascii="Arial" w:hAnsi="Arial" w:hint="eastAsia"/>
          <w:szCs w:val="24"/>
          <w:rPrChange w:id="1526" w:author="Scott Gaudi" w:date="2016-09-18T12:43:00Z">
            <w:rPr>
              <w:ins w:id="1527" w:author="Scott Gaudi" w:date="2016-09-18T11:50:00Z"/>
              <w:rFonts w:hint="eastAsia"/>
            </w:rPr>
          </w:rPrChange>
        </w:rPr>
        <w:pPrChange w:id="1528" w:author="Scott Gaudi" w:date="2016-09-18T11:41:00Z">
          <w:pPr>
            <w:pStyle w:val="Heading3"/>
          </w:pPr>
        </w:pPrChange>
      </w:pPr>
      <w:ins w:id="1529" w:author="Scott Gaudi" w:date="2016-09-18T11:49:00Z">
        <w:r w:rsidRPr="005A4F38">
          <w:rPr>
            <w:rFonts w:ascii="Arial" w:hAnsi="Arial" w:hint="eastAsia"/>
            <w:szCs w:val="24"/>
            <w:rPrChange w:id="1530" w:author="Scott Gaudi" w:date="2016-09-18T12:43:00Z">
              <w:rPr>
                <w:rFonts w:hint="eastAsia"/>
              </w:rPr>
            </w:rPrChange>
          </w:rPr>
          <w:t xml:space="preserve">In order to calibrate the </w:t>
        </w:r>
        <w:proofErr w:type="spellStart"/>
        <w:r w:rsidRPr="005A4F38">
          <w:rPr>
            <w:rFonts w:ascii="Arial" w:hAnsi="Arial" w:hint="eastAsia"/>
            <w:szCs w:val="24"/>
            <w:rPrChange w:id="1531" w:author="Scott Gaudi" w:date="2016-09-18T12:43:00Z">
              <w:rPr>
                <w:rFonts w:hint="eastAsia"/>
              </w:rPr>
            </w:rPrChange>
          </w:rPr>
          <w:t>microlensing</w:t>
        </w:r>
        <w:proofErr w:type="spellEnd"/>
        <w:r w:rsidRPr="005A4F38">
          <w:rPr>
            <w:rFonts w:ascii="Arial" w:hAnsi="Arial" w:hint="eastAsia"/>
            <w:szCs w:val="24"/>
            <w:rPrChange w:id="1532" w:author="Scott Gaudi" w:date="2016-09-18T12:43:00Z">
              <w:rPr>
                <w:rFonts w:hint="eastAsia"/>
              </w:rPr>
            </w:rPrChange>
          </w:rPr>
          <w:t xml:space="preserve"> event rate and planetary detection sensitivity, we require in</w:t>
        </w:r>
      </w:ins>
      <w:ins w:id="1533" w:author="Scott Gaudi" w:date="2016-09-18T11:50:00Z">
        <w:r w:rsidRPr="005A4F38">
          <w:rPr>
            <w:rFonts w:ascii="Arial" w:hAnsi="Arial" w:hint="eastAsia"/>
            <w:szCs w:val="24"/>
            <w:rPrChange w:id="1534" w:author="Scott Gaudi" w:date="2016-09-18T12:43:00Z">
              <w:rPr>
                <w:rFonts w:hint="eastAsia"/>
              </w:rPr>
            </w:rPrChange>
          </w:rPr>
          <w:t>jection and recovery tests of the light curves.  This leads to EML</w:t>
        </w:r>
      </w:ins>
      <w:ins w:id="1535" w:author="Scott Gaudi" w:date="2016-09-18T12:40:00Z">
        <w:r w:rsidR="005A4F38" w:rsidRPr="0046132D">
          <w:rPr>
            <w:rFonts w:ascii="Arial" w:hAnsi="Arial"/>
            <w:szCs w:val="24"/>
          </w:rPr>
          <w:t xml:space="preserve"> </w:t>
        </w:r>
      </w:ins>
      <w:ins w:id="1536" w:author="Scott Gaudi" w:date="2016-09-18T11:50:00Z">
        <w:r w:rsidRPr="005A4F38">
          <w:rPr>
            <w:rFonts w:ascii="Arial" w:hAnsi="Arial" w:hint="eastAsia"/>
            <w:szCs w:val="24"/>
            <w:rPrChange w:id="1537" w:author="Scott Gaudi" w:date="2016-09-18T12:43:00Z">
              <w:rPr>
                <w:rFonts w:hint="eastAsia"/>
              </w:rPr>
            </w:rPrChange>
          </w:rPr>
          <w:t>34.</w:t>
        </w:r>
      </w:ins>
    </w:p>
    <w:p w14:paraId="610173D2" w14:textId="74AD5A74" w:rsidR="00FA6F66" w:rsidRPr="005A4F38" w:rsidRDefault="0059587D">
      <w:pPr>
        <w:rPr>
          <w:ins w:id="1538" w:author="Scott Gaudi" w:date="2016-09-17T16:00:00Z"/>
          <w:rFonts w:ascii="Arial" w:hAnsi="Arial" w:hint="eastAsia"/>
          <w:szCs w:val="24"/>
          <w:rPrChange w:id="1539" w:author="Scott Gaudi" w:date="2016-09-18T12:43:00Z">
            <w:rPr>
              <w:ins w:id="1540" w:author="Scott Gaudi" w:date="2016-09-17T16:00:00Z"/>
              <w:rFonts w:hint="eastAsia"/>
            </w:rPr>
          </w:rPrChange>
        </w:rPr>
        <w:pPrChange w:id="1541" w:author="Scott Gaudi" w:date="2016-09-18T11:41:00Z">
          <w:pPr>
            <w:pStyle w:val="Heading3"/>
          </w:pPr>
        </w:pPrChange>
      </w:pPr>
      <w:ins w:id="1542" w:author="Scott Gaudi" w:date="2016-09-18T11:50:00Z">
        <w:r w:rsidRPr="005A4F38">
          <w:rPr>
            <w:rFonts w:ascii="Arial" w:hAnsi="Arial" w:hint="eastAsia"/>
            <w:szCs w:val="24"/>
            <w:rPrChange w:id="1543" w:author="Scott Gaudi" w:date="2016-09-18T12:43:00Z">
              <w:rPr>
                <w:rFonts w:hint="eastAsia"/>
              </w:rPr>
            </w:rPrChange>
          </w:rPr>
          <w:t>Our final, end-of-survey data products will include the final moment curves calibrated with all available data, a source catalog containing positions, proper motions, colors, and other bas</w:t>
        </w:r>
      </w:ins>
      <w:ins w:id="1544" w:author="Scott Gaudi" w:date="2016-09-18T11:53:00Z">
        <w:r w:rsidRPr="005A4F38">
          <w:rPr>
            <w:rFonts w:ascii="Arial" w:hAnsi="Arial" w:hint="eastAsia"/>
            <w:szCs w:val="24"/>
            <w:rPrChange w:id="1545" w:author="Scott Gaudi" w:date="2016-09-18T12:43:00Z">
              <w:rPr>
                <w:rFonts w:hint="eastAsia"/>
              </w:rPr>
            </w:rPrChange>
          </w:rPr>
          <w:t>ic</w:t>
        </w:r>
      </w:ins>
      <w:ins w:id="1546" w:author="Scott Gaudi" w:date="2016-09-18T11:50:00Z">
        <w:r w:rsidRPr="005A4F38">
          <w:rPr>
            <w:rFonts w:ascii="Arial" w:hAnsi="Arial" w:hint="eastAsia"/>
            <w:szCs w:val="24"/>
            <w:rPrChange w:id="1547" w:author="Scott Gaudi" w:date="2016-09-18T12:43:00Z">
              <w:rPr>
                <w:rFonts w:hint="eastAsia"/>
              </w:rPr>
            </w:rPrChange>
          </w:rPr>
          <w:t xml:space="preserve"> data for each object in the field, </w:t>
        </w:r>
      </w:ins>
      <w:ins w:id="1548" w:author="Scott Gaudi" w:date="2016-09-18T11:53:00Z">
        <w:r w:rsidR="00FF1194" w:rsidRPr="005A4F38">
          <w:rPr>
            <w:rFonts w:ascii="Arial" w:hAnsi="Arial" w:hint="eastAsia"/>
            <w:szCs w:val="24"/>
            <w:rPrChange w:id="1549" w:author="Scott Gaudi" w:date="2016-09-18T12:43:00Z">
              <w:rPr>
                <w:rFonts w:hint="eastAsia"/>
              </w:rPr>
            </w:rPrChange>
          </w:rPr>
          <w:t xml:space="preserve">detection efficiencies for </w:t>
        </w:r>
        <w:proofErr w:type="spellStart"/>
        <w:r w:rsidR="00FF1194" w:rsidRPr="005A4F38">
          <w:rPr>
            <w:rFonts w:ascii="Arial" w:hAnsi="Arial" w:hint="eastAsia"/>
            <w:szCs w:val="24"/>
            <w:rPrChange w:id="1550" w:author="Scott Gaudi" w:date="2016-09-18T12:43:00Z">
              <w:rPr>
                <w:rFonts w:hint="eastAsia"/>
              </w:rPr>
            </w:rPrChange>
          </w:rPr>
          <w:t>microlensing</w:t>
        </w:r>
        <w:proofErr w:type="spellEnd"/>
        <w:r w:rsidR="00FF1194" w:rsidRPr="005A4F38">
          <w:rPr>
            <w:rFonts w:ascii="Arial" w:hAnsi="Arial" w:hint="eastAsia"/>
            <w:szCs w:val="24"/>
            <w:rPrChange w:id="1551" w:author="Scott Gaudi" w:date="2016-09-18T12:43:00Z">
              <w:rPr>
                <w:rFonts w:hint="eastAsia"/>
              </w:rPr>
            </w:rPrChange>
          </w:rPr>
          <w:t xml:space="preserve"> events and planets, a catalog of</w:t>
        </w:r>
      </w:ins>
      <w:ins w:id="1552" w:author="Scott Gaudi" w:date="2016-09-18T11:54:00Z">
        <w:r w:rsidR="00FF1194" w:rsidRPr="005A4F38">
          <w:rPr>
            <w:rFonts w:ascii="Arial" w:hAnsi="Arial" w:hint="eastAsia"/>
            <w:szCs w:val="24"/>
            <w:rPrChange w:id="1553" w:author="Scott Gaudi" w:date="2016-09-18T12:43:00Z">
              <w:rPr>
                <w:rFonts w:hint="eastAsia"/>
              </w:rPr>
            </w:rPrChange>
          </w:rPr>
          <w:t xml:space="preserve"> binary and</w:t>
        </w:r>
      </w:ins>
      <w:ins w:id="1554" w:author="Scott Gaudi" w:date="2016-09-18T11:53:00Z">
        <w:r w:rsidR="00FF1194" w:rsidRPr="005A4F38">
          <w:rPr>
            <w:rFonts w:ascii="Arial" w:hAnsi="Arial" w:hint="eastAsia"/>
            <w:szCs w:val="24"/>
            <w:rPrChange w:id="1555" w:author="Scott Gaudi" w:date="2016-09-18T12:43:00Z">
              <w:rPr>
                <w:rFonts w:hint="eastAsia"/>
              </w:rPr>
            </w:rPrChange>
          </w:rPr>
          <w:t xml:space="preserve"> planetary detections, </w:t>
        </w:r>
      </w:ins>
      <w:ins w:id="1556" w:author="Scott Gaudi" w:date="2016-09-18T11:50:00Z">
        <w:r w:rsidRPr="005A4F38">
          <w:rPr>
            <w:rFonts w:ascii="Arial" w:hAnsi="Arial" w:hint="eastAsia"/>
            <w:szCs w:val="24"/>
            <w:rPrChange w:id="1557" w:author="Scott Gaudi" w:date="2016-09-18T12:43:00Z">
              <w:rPr>
                <w:rFonts w:hint="eastAsia"/>
              </w:rPr>
            </w:rPrChange>
          </w:rPr>
          <w:t xml:space="preserve">and </w:t>
        </w:r>
      </w:ins>
      <w:ins w:id="1558" w:author="Scott Gaudi" w:date="2016-09-18T11:52:00Z">
        <w:r w:rsidRPr="005A4F38">
          <w:rPr>
            <w:rFonts w:ascii="Arial" w:hAnsi="Arial" w:hint="eastAsia"/>
            <w:szCs w:val="24"/>
            <w:rPrChange w:id="1559" w:author="Scott Gaudi" w:date="2016-09-18T12:43:00Z">
              <w:rPr>
                <w:rFonts w:hint="eastAsia"/>
              </w:rPr>
            </w:rPrChange>
          </w:rPr>
          <w:t>calibrat</w:t>
        </w:r>
      </w:ins>
      <w:ins w:id="1560" w:author="Scott Gaudi" w:date="2016-09-18T11:54:00Z">
        <w:r w:rsidR="00FF1194" w:rsidRPr="005A4F38">
          <w:rPr>
            <w:rFonts w:ascii="Arial" w:hAnsi="Arial" w:hint="eastAsia"/>
            <w:szCs w:val="24"/>
            <w:rPrChange w:id="1561" w:author="Scott Gaudi" w:date="2016-09-18T12:43:00Z">
              <w:rPr>
                <w:rFonts w:hint="eastAsia"/>
              </w:rPr>
            </w:rPrChange>
          </w:rPr>
          <w:t>ed</w:t>
        </w:r>
      </w:ins>
      <w:ins w:id="1562" w:author="Scott Gaudi" w:date="2016-09-18T11:52:00Z">
        <w:r w:rsidR="00FF1194" w:rsidRPr="005A4F38">
          <w:rPr>
            <w:rFonts w:ascii="Arial" w:hAnsi="Arial" w:hint="eastAsia"/>
            <w:szCs w:val="24"/>
            <w:rPrChange w:id="1563" w:author="Scott Gaudi" w:date="2016-09-18T12:43:00Z">
              <w:rPr>
                <w:rFonts w:hint="eastAsia"/>
              </w:rPr>
            </w:rPrChange>
          </w:rPr>
          <w:t xml:space="preserve"> </w:t>
        </w:r>
        <w:r w:rsidRPr="005A4F38">
          <w:rPr>
            <w:rFonts w:ascii="Arial" w:hAnsi="Arial" w:hint="eastAsia"/>
            <w:szCs w:val="24"/>
            <w:rPrChange w:id="1564" w:author="Scott Gaudi" w:date="2016-09-18T12:43:00Z">
              <w:rPr>
                <w:rFonts w:hint="eastAsia"/>
              </w:rPr>
            </w:rPrChange>
          </w:rPr>
          <w:t>detector artifacts and their change over time</w:t>
        </w:r>
      </w:ins>
      <w:ins w:id="1565" w:author="Scott Gaudi" w:date="2016-09-18T11:54:00Z">
        <w:r w:rsidR="00FF1194" w:rsidRPr="005A4F38">
          <w:rPr>
            <w:rFonts w:ascii="Arial" w:hAnsi="Arial" w:hint="eastAsia"/>
            <w:szCs w:val="24"/>
            <w:rPrChange w:id="1566" w:author="Scott Gaudi" w:date="2016-09-18T12:43:00Z">
              <w:rPr>
                <w:rFonts w:hint="eastAsia"/>
              </w:rPr>
            </w:rPrChange>
          </w:rPr>
          <w:t>.</w:t>
        </w:r>
      </w:ins>
    </w:p>
    <w:p w14:paraId="37DC76AA" w14:textId="77777777" w:rsidR="00A40BC2" w:rsidRPr="005A4F38" w:rsidRDefault="00A40BC2" w:rsidP="00A40BC2">
      <w:pPr>
        <w:spacing w:before="0"/>
        <w:rPr>
          <w:ins w:id="1567" w:author="Scott Gaudi" w:date="2016-09-17T16:01:00Z"/>
          <w:rFonts w:ascii="Arial" w:hAnsi="Arial"/>
          <w:color w:val="000000"/>
          <w:szCs w:val="24"/>
          <w:rPrChange w:id="1568" w:author="Scott Gaudi" w:date="2016-09-18T12:43:00Z">
            <w:rPr>
              <w:ins w:id="1569" w:author="Scott Gaudi" w:date="2016-09-17T16:01:00Z"/>
              <w:rFonts w:ascii="Arial" w:hAnsi="Arial"/>
              <w:color w:val="000000"/>
              <w:sz w:val="22"/>
              <w:szCs w:val="22"/>
            </w:rPr>
          </w:rPrChange>
        </w:rPr>
      </w:pPr>
    </w:p>
    <w:p w14:paraId="71262020" w14:textId="7CF8DB64" w:rsidR="00A40BC2" w:rsidRPr="005A4F38" w:rsidRDefault="005A4F38">
      <w:pPr>
        <w:spacing w:before="0"/>
        <w:ind w:left="720"/>
        <w:rPr>
          <w:ins w:id="1570" w:author="Scott Gaudi" w:date="2016-09-17T16:01:00Z"/>
          <w:rFonts w:ascii="Arial" w:hAnsi="Arial"/>
          <w:szCs w:val="24"/>
          <w:rPrChange w:id="1571" w:author="Scott Gaudi" w:date="2016-09-18T12:43:00Z">
            <w:rPr>
              <w:ins w:id="1572" w:author="Scott Gaudi" w:date="2016-09-17T16:01:00Z"/>
              <w:rFonts w:ascii="Times" w:hAnsi="Times"/>
              <w:sz w:val="20"/>
            </w:rPr>
          </w:rPrChange>
        </w:rPr>
        <w:pPrChange w:id="1573" w:author="Scott Gaudi" w:date="2016-09-17T16:01:00Z">
          <w:pPr>
            <w:spacing w:before="0"/>
          </w:pPr>
        </w:pPrChange>
      </w:pPr>
      <w:ins w:id="1574" w:author="Scott Gaudi" w:date="2016-09-17T16:01:00Z">
        <w:r w:rsidRPr="005A4F38">
          <w:rPr>
            <w:rFonts w:ascii="Arial" w:hAnsi="Arial"/>
            <w:color w:val="000000"/>
            <w:szCs w:val="24"/>
            <w:rPrChange w:id="1575" w:author="Scott Gaudi" w:date="2016-09-18T12:43:00Z">
              <w:rPr>
                <w:rFonts w:ascii="Arial" w:hAnsi="Arial"/>
                <w:color w:val="000000"/>
                <w:sz w:val="22"/>
                <w:szCs w:val="22"/>
              </w:rPr>
            </w:rPrChange>
          </w:rPr>
          <w:t>EML</w:t>
        </w:r>
      </w:ins>
      <w:ins w:id="1576" w:author="Scott Gaudi" w:date="2016-09-18T12:40:00Z">
        <w:r w:rsidRPr="005A4F38">
          <w:rPr>
            <w:rFonts w:ascii="Arial" w:hAnsi="Arial"/>
            <w:color w:val="000000"/>
            <w:szCs w:val="24"/>
            <w:rPrChange w:id="1577" w:author="Scott Gaudi" w:date="2016-09-18T12:43:00Z">
              <w:rPr>
                <w:rFonts w:ascii="Arial" w:hAnsi="Arial"/>
                <w:color w:val="000000"/>
                <w:sz w:val="22"/>
                <w:szCs w:val="22"/>
              </w:rPr>
            </w:rPrChange>
          </w:rPr>
          <w:t xml:space="preserve"> </w:t>
        </w:r>
      </w:ins>
      <w:ins w:id="1578" w:author="Scott Gaudi" w:date="2016-09-17T16:01:00Z">
        <w:r w:rsidRPr="005A4F38">
          <w:rPr>
            <w:rFonts w:ascii="Arial" w:hAnsi="Arial"/>
            <w:color w:val="000000"/>
            <w:szCs w:val="24"/>
            <w:rPrChange w:id="1579" w:author="Scott Gaudi" w:date="2016-09-18T12:43:00Z">
              <w:rPr>
                <w:rFonts w:ascii="Arial" w:hAnsi="Arial"/>
                <w:color w:val="000000"/>
                <w:sz w:val="22"/>
                <w:szCs w:val="22"/>
              </w:rPr>
            </w:rPrChange>
          </w:rPr>
          <w:t>30</w:t>
        </w:r>
        <w:r w:rsidR="00A40BC2" w:rsidRPr="005A4F38">
          <w:rPr>
            <w:rFonts w:ascii="Arial" w:hAnsi="Arial"/>
            <w:color w:val="000000"/>
            <w:szCs w:val="24"/>
            <w:rPrChange w:id="1580" w:author="Scott Gaudi" w:date="2016-09-18T12:43:00Z">
              <w:rPr>
                <w:rFonts w:ascii="Arial" w:hAnsi="Arial"/>
                <w:color w:val="000000"/>
                <w:sz w:val="22"/>
                <w:szCs w:val="22"/>
              </w:rPr>
            </w:rPrChange>
          </w:rPr>
          <w:t xml:space="preserve">: </w:t>
        </w:r>
        <w:proofErr w:type="spellStart"/>
        <w:r w:rsidR="00A40BC2" w:rsidRPr="005A4F38">
          <w:rPr>
            <w:rFonts w:ascii="Arial" w:hAnsi="Arial"/>
            <w:color w:val="000000"/>
            <w:szCs w:val="24"/>
            <w:rPrChange w:id="1581" w:author="Scott Gaudi" w:date="2016-09-18T12:43:00Z">
              <w:rPr>
                <w:rFonts w:ascii="Arial" w:hAnsi="Arial"/>
                <w:color w:val="000000"/>
                <w:sz w:val="22"/>
                <w:szCs w:val="22"/>
              </w:rPr>
            </w:rPrChange>
          </w:rPr>
          <w:t>Uncalibrated</w:t>
        </w:r>
        <w:proofErr w:type="spellEnd"/>
        <w:r w:rsidR="00A40BC2" w:rsidRPr="005A4F38">
          <w:rPr>
            <w:rFonts w:ascii="Arial" w:hAnsi="Arial"/>
            <w:color w:val="000000"/>
            <w:szCs w:val="24"/>
            <w:rPrChange w:id="1582" w:author="Scott Gaudi" w:date="2016-09-18T12:43:00Z">
              <w:rPr>
                <w:rFonts w:ascii="Arial" w:hAnsi="Arial"/>
                <w:color w:val="000000"/>
                <w:sz w:val="22"/>
                <w:szCs w:val="22"/>
              </w:rPr>
            </w:rPrChange>
          </w:rPr>
          <w:t xml:space="preserve"> data and light curves will be provided for alerts on time scale of &lt;20 hours, preferably &lt;14 hours.</w:t>
        </w:r>
      </w:ins>
    </w:p>
    <w:p w14:paraId="5EAB720B" w14:textId="77777777" w:rsidR="00A40BC2" w:rsidRPr="005A4F38" w:rsidRDefault="00A40BC2" w:rsidP="00A40BC2">
      <w:pPr>
        <w:spacing w:before="0"/>
        <w:rPr>
          <w:ins w:id="1583" w:author="Scott Gaudi" w:date="2016-09-17T16:01:00Z"/>
          <w:rFonts w:ascii="Arial" w:eastAsia="Times New Roman" w:hAnsi="Arial"/>
          <w:szCs w:val="24"/>
          <w:rPrChange w:id="1584" w:author="Scott Gaudi" w:date="2016-09-18T12:43:00Z">
            <w:rPr>
              <w:ins w:id="1585" w:author="Scott Gaudi" w:date="2016-09-17T16:01:00Z"/>
              <w:rFonts w:ascii="Times" w:eastAsia="Times New Roman" w:hAnsi="Times"/>
              <w:sz w:val="20"/>
            </w:rPr>
          </w:rPrChange>
        </w:rPr>
      </w:pPr>
    </w:p>
    <w:p w14:paraId="72430B1A" w14:textId="720575B9" w:rsidR="00A40BC2" w:rsidRPr="005A4F38" w:rsidRDefault="005A4F38">
      <w:pPr>
        <w:spacing w:before="0"/>
        <w:ind w:left="720"/>
        <w:rPr>
          <w:ins w:id="1586" w:author="Scott Gaudi" w:date="2016-09-17T16:01:00Z"/>
          <w:rFonts w:ascii="Arial" w:hAnsi="Arial"/>
          <w:szCs w:val="24"/>
          <w:rPrChange w:id="1587" w:author="Scott Gaudi" w:date="2016-09-18T12:43:00Z">
            <w:rPr>
              <w:ins w:id="1588" w:author="Scott Gaudi" w:date="2016-09-17T16:01:00Z"/>
              <w:rFonts w:ascii="Times" w:hAnsi="Times"/>
              <w:sz w:val="20"/>
            </w:rPr>
          </w:rPrChange>
        </w:rPr>
        <w:pPrChange w:id="1589" w:author="Scott Gaudi" w:date="2016-09-17T16:01:00Z">
          <w:pPr>
            <w:spacing w:before="0"/>
          </w:pPr>
        </w:pPrChange>
      </w:pPr>
      <w:ins w:id="1590" w:author="Scott Gaudi" w:date="2016-09-17T16:01:00Z">
        <w:r w:rsidRPr="005A4F38">
          <w:rPr>
            <w:rFonts w:ascii="Arial" w:hAnsi="Arial"/>
            <w:color w:val="000000"/>
            <w:szCs w:val="24"/>
            <w:rPrChange w:id="1591" w:author="Scott Gaudi" w:date="2016-09-18T12:43:00Z">
              <w:rPr>
                <w:rFonts w:ascii="Arial" w:hAnsi="Arial"/>
                <w:color w:val="000000"/>
                <w:sz w:val="22"/>
                <w:szCs w:val="22"/>
              </w:rPr>
            </w:rPrChange>
          </w:rPr>
          <w:t>EML</w:t>
        </w:r>
      </w:ins>
      <w:ins w:id="1592" w:author="Scott Gaudi" w:date="2016-09-18T12:40:00Z">
        <w:r w:rsidRPr="005A4F38">
          <w:rPr>
            <w:rFonts w:ascii="Arial" w:hAnsi="Arial"/>
            <w:color w:val="000000"/>
            <w:szCs w:val="24"/>
            <w:rPrChange w:id="1593" w:author="Scott Gaudi" w:date="2016-09-18T12:43:00Z">
              <w:rPr>
                <w:rFonts w:ascii="Arial" w:hAnsi="Arial"/>
                <w:color w:val="000000"/>
                <w:sz w:val="22"/>
                <w:szCs w:val="22"/>
              </w:rPr>
            </w:rPrChange>
          </w:rPr>
          <w:t xml:space="preserve"> </w:t>
        </w:r>
      </w:ins>
      <w:ins w:id="1594" w:author="Scott Gaudi" w:date="2016-09-17T16:01:00Z">
        <w:r w:rsidRPr="005A4F38">
          <w:rPr>
            <w:rFonts w:ascii="Arial" w:hAnsi="Arial"/>
            <w:color w:val="000000"/>
            <w:szCs w:val="24"/>
            <w:rPrChange w:id="1595" w:author="Scott Gaudi" w:date="2016-09-18T12:43:00Z">
              <w:rPr>
                <w:rFonts w:ascii="Arial" w:hAnsi="Arial"/>
                <w:color w:val="000000"/>
                <w:sz w:val="22"/>
                <w:szCs w:val="22"/>
              </w:rPr>
            </w:rPrChange>
          </w:rPr>
          <w:t>31</w:t>
        </w:r>
        <w:r w:rsidR="00A40BC2" w:rsidRPr="005A4F38">
          <w:rPr>
            <w:rFonts w:ascii="Arial" w:hAnsi="Arial"/>
            <w:color w:val="000000"/>
            <w:szCs w:val="24"/>
            <w:rPrChange w:id="1596" w:author="Scott Gaudi" w:date="2016-09-18T12:43:00Z">
              <w:rPr>
                <w:rFonts w:ascii="Arial" w:hAnsi="Arial"/>
                <w:color w:val="000000"/>
                <w:sz w:val="22"/>
                <w:szCs w:val="22"/>
              </w:rPr>
            </w:rPrChange>
          </w:rPr>
          <w:t>: The ISOC shall produce alerts and make them available to the community within 2 hours of the data arriving at the SSOC.</w:t>
        </w:r>
      </w:ins>
    </w:p>
    <w:p w14:paraId="110DCEFF" w14:textId="77777777" w:rsidR="00A40BC2" w:rsidRPr="005A4F38" w:rsidRDefault="00A40BC2" w:rsidP="00A40BC2">
      <w:pPr>
        <w:spacing w:before="0"/>
        <w:rPr>
          <w:ins w:id="1597" w:author="Scott Gaudi" w:date="2016-09-17T16:01:00Z"/>
          <w:rFonts w:ascii="Arial" w:eastAsia="Times New Roman" w:hAnsi="Arial"/>
          <w:szCs w:val="24"/>
          <w:rPrChange w:id="1598" w:author="Scott Gaudi" w:date="2016-09-18T12:43:00Z">
            <w:rPr>
              <w:ins w:id="1599" w:author="Scott Gaudi" w:date="2016-09-17T16:01:00Z"/>
              <w:rFonts w:ascii="Times" w:eastAsia="Times New Roman" w:hAnsi="Times"/>
              <w:sz w:val="20"/>
            </w:rPr>
          </w:rPrChange>
        </w:rPr>
      </w:pPr>
    </w:p>
    <w:p w14:paraId="59CACB80" w14:textId="568237B6" w:rsidR="00A40BC2" w:rsidRPr="005A4F38" w:rsidRDefault="005A4F38">
      <w:pPr>
        <w:spacing w:before="0"/>
        <w:ind w:firstLine="720"/>
        <w:rPr>
          <w:ins w:id="1600" w:author="Scott Gaudi" w:date="2016-09-17T16:01:00Z"/>
          <w:rFonts w:ascii="Arial" w:hAnsi="Arial"/>
          <w:szCs w:val="24"/>
          <w:rPrChange w:id="1601" w:author="Scott Gaudi" w:date="2016-09-18T12:43:00Z">
            <w:rPr>
              <w:ins w:id="1602" w:author="Scott Gaudi" w:date="2016-09-17T16:01:00Z"/>
              <w:rFonts w:ascii="Times" w:hAnsi="Times"/>
              <w:sz w:val="20"/>
            </w:rPr>
          </w:rPrChange>
        </w:rPr>
        <w:pPrChange w:id="1603" w:author="Scott Gaudi" w:date="2016-09-17T16:01:00Z">
          <w:pPr>
            <w:spacing w:before="0"/>
          </w:pPr>
        </w:pPrChange>
      </w:pPr>
      <w:ins w:id="1604" w:author="Scott Gaudi" w:date="2016-09-17T16:01:00Z">
        <w:r w:rsidRPr="005A4F38">
          <w:rPr>
            <w:rFonts w:ascii="Arial" w:hAnsi="Arial"/>
            <w:color w:val="000000"/>
            <w:szCs w:val="24"/>
            <w:rPrChange w:id="1605" w:author="Scott Gaudi" w:date="2016-09-18T12:43:00Z">
              <w:rPr>
                <w:rFonts w:ascii="Arial" w:hAnsi="Arial"/>
                <w:color w:val="000000"/>
                <w:sz w:val="22"/>
                <w:szCs w:val="22"/>
              </w:rPr>
            </w:rPrChange>
          </w:rPr>
          <w:t>EML</w:t>
        </w:r>
      </w:ins>
      <w:ins w:id="1606" w:author="Scott Gaudi" w:date="2016-09-18T12:41:00Z">
        <w:r w:rsidRPr="005A4F38">
          <w:rPr>
            <w:rFonts w:ascii="Arial" w:hAnsi="Arial"/>
            <w:color w:val="000000"/>
            <w:szCs w:val="24"/>
            <w:rPrChange w:id="1607" w:author="Scott Gaudi" w:date="2016-09-18T12:43:00Z">
              <w:rPr>
                <w:rFonts w:ascii="Arial" w:hAnsi="Arial"/>
                <w:color w:val="000000"/>
                <w:sz w:val="22"/>
                <w:szCs w:val="22"/>
              </w:rPr>
            </w:rPrChange>
          </w:rPr>
          <w:t xml:space="preserve"> </w:t>
        </w:r>
      </w:ins>
      <w:ins w:id="1608" w:author="Scott Gaudi" w:date="2016-09-17T16:01:00Z">
        <w:r w:rsidRPr="005A4F38">
          <w:rPr>
            <w:rFonts w:ascii="Arial" w:hAnsi="Arial"/>
            <w:color w:val="000000"/>
            <w:szCs w:val="24"/>
            <w:rPrChange w:id="1609" w:author="Scott Gaudi" w:date="2016-09-18T12:43:00Z">
              <w:rPr>
                <w:rFonts w:ascii="Arial" w:hAnsi="Arial"/>
                <w:color w:val="000000"/>
                <w:sz w:val="22"/>
                <w:szCs w:val="22"/>
              </w:rPr>
            </w:rPrChange>
          </w:rPr>
          <w:t>32</w:t>
        </w:r>
        <w:r w:rsidR="00A40BC2" w:rsidRPr="005A4F38">
          <w:rPr>
            <w:rFonts w:ascii="Arial" w:hAnsi="Arial"/>
            <w:color w:val="000000"/>
            <w:szCs w:val="24"/>
            <w:rPrChange w:id="1610" w:author="Scott Gaudi" w:date="2016-09-18T12:43:00Z">
              <w:rPr>
                <w:rFonts w:ascii="Arial" w:hAnsi="Arial"/>
                <w:color w:val="000000"/>
                <w:sz w:val="22"/>
                <w:szCs w:val="22"/>
              </w:rPr>
            </w:rPrChange>
          </w:rPr>
          <w:t>: Calibrated moment curves will be provided on a daily time scale.  </w:t>
        </w:r>
      </w:ins>
    </w:p>
    <w:p w14:paraId="53EDD68C" w14:textId="77777777" w:rsidR="00A40BC2" w:rsidRPr="005A4F38" w:rsidRDefault="00A40BC2" w:rsidP="00A40BC2">
      <w:pPr>
        <w:spacing w:before="0"/>
        <w:rPr>
          <w:ins w:id="1611" w:author="Scott Gaudi" w:date="2016-09-17T16:01:00Z"/>
          <w:rFonts w:ascii="Arial" w:eastAsia="Times New Roman" w:hAnsi="Arial"/>
          <w:szCs w:val="24"/>
          <w:rPrChange w:id="1612" w:author="Scott Gaudi" w:date="2016-09-18T12:43:00Z">
            <w:rPr>
              <w:ins w:id="1613" w:author="Scott Gaudi" w:date="2016-09-17T16:01:00Z"/>
              <w:rFonts w:ascii="Times" w:eastAsia="Times New Roman" w:hAnsi="Times"/>
              <w:sz w:val="20"/>
            </w:rPr>
          </w:rPrChange>
        </w:rPr>
      </w:pPr>
    </w:p>
    <w:p w14:paraId="664CAC06" w14:textId="06A6EA20" w:rsidR="00A40BC2" w:rsidRPr="005A4F38" w:rsidRDefault="005A4F38">
      <w:pPr>
        <w:spacing w:before="0"/>
        <w:ind w:left="720"/>
        <w:rPr>
          <w:ins w:id="1614" w:author="Scott Gaudi" w:date="2016-09-17T16:01:00Z"/>
          <w:rFonts w:ascii="Arial" w:hAnsi="Arial"/>
          <w:szCs w:val="24"/>
          <w:rPrChange w:id="1615" w:author="Scott Gaudi" w:date="2016-09-18T12:43:00Z">
            <w:rPr>
              <w:ins w:id="1616" w:author="Scott Gaudi" w:date="2016-09-17T16:01:00Z"/>
              <w:rFonts w:ascii="Times" w:hAnsi="Times"/>
              <w:sz w:val="20"/>
            </w:rPr>
          </w:rPrChange>
        </w:rPr>
        <w:pPrChange w:id="1617" w:author="Scott Gaudi" w:date="2016-09-18T12:43:00Z">
          <w:pPr>
            <w:spacing w:before="0"/>
          </w:pPr>
        </w:pPrChange>
      </w:pPr>
      <w:ins w:id="1618" w:author="Scott Gaudi" w:date="2016-09-17T16:01:00Z">
        <w:r w:rsidRPr="005A4F38">
          <w:rPr>
            <w:rFonts w:ascii="Arial" w:hAnsi="Arial"/>
            <w:color w:val="000000"/>
            <w:szCs w:val="24"/>
            <w:rPrChange w:id="1619" w:author="Scott Gaudi" w:date="2016-09-18T12:43:00Z">
              <w:rPr>
                <w:rFonts w:ascii="Arial" w:hAnsi="Arial"/>
                <w:color w:val="000000"/>
                <w:sz w:val="22"/>
                <w:szCs w:val="22"/>
              </w:rPr>
            </w:rPrChange>
          </w:rPr>
          <w:t>EML 33</w:t>
        </w:r>
        <w:r w:rsidR="00A40BC2" w:rsidRPr="005A4F38">
          <w:rPr>
            <w:rFonts w:ascii="Arial" w:hAnsi="Arial"/>
            <w:color w:val="000000"/>
            <w:szCs w:val="24"/>
            <w:rPrChange w:id="1620" w:author="Scott Gaudi" w:date="2016-09-18T12:43:00Z">
              <w:rPr>
                <w:rFonts w:ascii="Arial" w:hAnsi="Arial"/>
                <w:color w:val="000000"/>
                <w:sz w:val="22"/>
                <w:szCs w:val="22"/>
              </w:rPr>
            </w:rPrChange>
          </w:rPr>
          <w:t>: Derived calibration products will be provided on a weekly time scale.</w:t>
        </w:r>
      </w:ins>
    </w:p>
    <w:p w14:paraId="267042FD" w14:textId="77777777" w:rsidR="00A40BC2" w:rsidRPr="005A4F38" w:rsidRDefault="00A40BC2" w:rsidP="00A40BC2">
      <w:pPr>
        <w:spacing w:before="0"/>
        <w:rPr>
          <w:ins w:id="1621" w:author="Scott Gaudi" w:date="2016-09-17T16:01:00Z"/>
          <w:rFonts w:ascii="Arial" w:eastAsia="Times New Roman" w:hAnsi="Arial"/>
          <w:szCs w:val="24"/>
          <w:rPrChange w:id="1622" w:author="Scott Gaudi" w:date="2016-09-18T12:43:00Z">
            <w:rPr>
              <w:ins w:id="1623" w:author="Scott Gaudi" w:date="2016-09-17T16:01:00Z"/>
              <w:rFonts w:ascii="Times" w:eastAsia="Times New Roman" w:hAnsi="Times"/>
              <w:sz w:val="20"/>
            </w:rPr>
          </w:rPrChange>
        </w:rPr>
      </w:pPr>
    </w:p>
    <w:p w14:paraId="3BC6B176" w14:textId="14744458" w:rsidR="00A40BC2" w:rsidRPr="005A4F38" w:rsidRDefault="00A40BC2">
      <w:pPr>
        <w:spacing w:before="0"/>
        <w:ind w:firstLine="720"/>
        <w:rPr>
          <w:ins w:id="1624" w:author="Scott Gaudi" w:date="2016-09-17T16:01:00Z"/>
          <w:rFonts w:ascii="Arial" w:hAnsi="Arial"/>
          <w:szCs w:val="24"/>
          <w:rPrChange w:id="1625" w:author="Scott Gaudi" w:date="2016-09-18T12:43:00Z">
            <w:rPr>
              <w:ins w:id="1626" w:author="Scott Gaudi" w:date="2016-09-17T16:01:00Z"/>
              <w:rFonts w:ascii="Times" w:hAnsi="Times"/>
              <w:sz w:val="20"/>
            </w:rPr>
          </w:rPrChange>
        </w:rPr>
        <w:pPrChange w:id="1627" w:author="Scott Gaudi" w:date="2016-09-17T16:01:00Z">
          <w:pPr>
            <w:spacing w:before="0"/>
          </w:pPr>
        </w:pPrChange>
      </w:pPr>
      <w:ins w:id="1628" w:author="Scott Gaudi" w:date="2016-09-17T16:01:00Z">
        <w:r w:rsidRPr="005A4F38">
          <w:rPr>
            <w:rFonts w:ascii="Arial" w:hAnsi="Arial"/>
            <w:color w:val="000000"/>
            <w:szCs w:val="24"/>
            <w:rPrChange w:id="1629" w:author="Scott Gaudi" w:date="2016-09-18T12:43:00Z">
              <w:rPr>
                <w:rFonts w:ascii="Arial" w:hAnsi="Arial"/>
                <w:color w:val="000000"/>
                <w:sz w:val="22"/>
                <w:szCs w:val="22"/>
              </w:rPr>
            </w:rPrChange>
          </w:rPr>
          <w:t>EM</w:t>
        </w:r>
        <w:r w:rsidR="005A4F38" w:rsidRPr="005A4F38">
          <w:rPr>
            <w:rFonts w:ascii="Arial" w:hAnsi="Arial"/>
            <w:color w:val="000000"/>
            <w:szCs w:val="24"/>
            <w:rPrChange w:id="1630" w:author="Scott Gaudi" w:date="2016-09-18T12:43:00Z">
              <w:rPr>
                <w:rFonts w:ascii="Arial" w:hAnsi="Arial"/>
                <w:color w:val="000000"/>
                <w:sz w:val="22"/>
                <w:szCs w:val="22"/>
              </w:rPr>
            </w:rPrChange>
          </w:rPr>
          <w:t>L 34</w:t>
        </w:r>
        <w:r w:rsidRPr="005A4F38">
          <w:rPr>
            <w:rFonts w:ascii="Arial" w:hAnsi="Arial"/>
            <w:color w:val="000000"/>
            <w:szCs w:val="24"/>
            <w:rPrChange w:id="1631" w:author="Scott Gaudi" w:date="2016-09-18T12:43:00Z">
              <w:rPr>
                <w:rFonts w:ascii="Arial" w:hAnsi="Arial"/>
                <w:color w:val="000000"/>
                <w:sz w:val="22"/>
                <w:szCs w:val="22"/>
              </w:rPr>
            </w:rPrChange>
          </w:rPr>
          <w:t xml:space="preserve">: </w:t>
        </w:r>
        <w:proofErr w:type="spellStart"/>
        <w:r w:rsidRPr="005A4F38">
          <w:rPr>
            <w:rFonts w:ascii="Arial" w:hAnsi="Arial"/>
            <w:color w:val="000000"/>
            <w:szCs w:val="24"/>
            <w:rPrChange w:id="1632" w:author="Scott Gaudi" w:date="2016-09-18T12:43:00Z">
              <w:rPr>
                <w:rFonts w:ascii="Arial" w:hAnsi="Arial"/>
                <w:color w:val="000000"/>
                <w:sz w:val="22"/>
                <w:szCs w:val="22"/>
              </w:rPr>
            </w:rPrChange>
          </w:rPr>
          <w:t>Supersampled</w:t>
        </w:r>
        <w:proofErr w:type="spellEnd"/>
        <w:r w:rsidRPr="005A4F38">
          <w:rPr>
            <w:rFonts w:ascii="Arial" w:hAnsi="Arial"/>
            <w:color w:val="000000"/>
            <w:szCs w:val="24"/>
            <w:rPrChange w:id="1633" w:author="Scott Gaudi" w:date="2016-09-18T12:43:00Z">
              <w:rPr>
                <w:rFonts w:ascii="Arial" w:hAnsi="Arial"/>
                <w:color w:val="000000"/>
                <w:sz w:val="22"/>
                <w:szCs w:val="22"/>
              </w:rPr>
            </w:rPrChange>
          </w:rPr>
          <w:t xml:space="preserve"> stacked images will be provided every season.</w:t>
        </w:r>
      </w:ins>
    </w:p>
    <w:p w14:paraId="5092D5A1" w14:textId="77777777" w:rsidR="00A40BC2" w:rsidRPr="005A4F38" w:rsidRDefault="00A40BC2" w:rsidP="00A40BC2">
      <w:pPr>
        <w:spacing w:before="0"/>
        <w:rPr>
          <w:ins w:id="1634" w:author="Scott Gaudi" w:date="2016-09-17T16:01:00Z"/>
          <w:rFonts w:ascii="Arial" w:eastAsia="Times New Roman" w:hAnsi="Arial"/>
          <w:szCs w:val="24"/>
          <w:rPrChange w:id="1635" w:author="Scott Gaudi" w:date="2016-09-18T12:43:00Z">
            <w:rPr>
              <w:ins w:id="1636" w:author="Scott Gaudi" w:date="2016-09-17T16:01:00Z"/>
              <w:rFonts w:ascii="Times" w:eastAsia="Times New Roman" w:hAnsi="Times"/>
              <w:sz w:val="20"/>
            </w:rPr>
          </w:rPrChange>
        </w:rPr>
      </w:pPr>
    </w:p>
    <w:p w14:paraId="2C1A728E" w14:textId="7B30904A" w:rsidR="00A40BC2" w:rsidRPr="005A4F38" w:rsidRDefault="005A4F38">
      <w:pPr>
        <w:spacing w:before="0"/>
        <w:ind w:left="720"/>
        <w:rPr>
          <w:ins w:id="1637" w:author="Scott Gaudi" w:date="2016-09-17T16:01:00Z"/>
          <w:rFonts w:ascii="Arial" w:hAnsi="Arial"/>
          <w:szCs w:val="24"/>
          <w:rPrChange w:id="1638" w:author="Scott Gaudi" w:date="2016-09-18T12:43:00Z">
            <w:rPr>
              <w:ins w:id="1639" w:author="Scott Gaudi" w:date="2016-09-17T16:01:00Z"/>
              <w:rFonts w:ascii="Times" w:hAnsi="Times"/>
              <w:sz w:val="20"/>
            </w:rPr>
          </w:rPrChange>
        </w:rPr>
        <w:pPrChange w:id="1640" w:author="Scott Gaudi" w:date="2016-09-18T12:43:00Z">
          <w:pPr>
            <w:spacing w:before="0"/>
          </w:pPr>
        </w:pPrChange>
      </w:pPr>
      <w:ins w:id="1641" w:author="Scott Gaudi" w:date="2016-09-17T16:01:00Z">
        <w:r w:rsidRPr="005A4F38">
          <w:rPr>
            <w:rFonts w:ascii="Arial" w:hAnsi="Arial"/>
            <w:color w:val="000000"/>
            <w:szCs w:val="24"/>
            <w:rPrChange w:id="1642" w:author="Scott Gaudi" w:date="2016-09-18T12:43:00Z">
              <w:rPr>
                <w:rFonts w:ascii="Arial" w:hAnsi="Arial"/>
                <w:color w:val="000000"/>
                <w:sz w:val="22"/>
                <w:szCs w:val="22"/>
              </w:rPr>
            </w:rPrChange>
          </w:rPr>
          <w:t>EML 35</w:t>
        </w:r>
        <w:r w:rsidR="0059587D" w:rsidRPr="005A4F38">
          <w:rPr>
            <w:rFonts w:ascii="Arial" w:hAnsi="Arial"/>
            <w:color w:val="000000"/>
            <w:szCs w:val="24"/>
            <w:rPrChange w:id="1643" w:author="Scott Gaudi" w:date="2016-09-18T12:43:00Z">
              <w:rPr>
                <w:rFonts w:ascii="Arial" w:hAnsi="Arial"/>
                <w:color w:val="000000"/>
                <w:sz w:val="22"/>
                <w:szCs w:val="22"/>
              </w:rPr>
            </w:rPrChange>
          </w:rPr>
          <w:t>: Results of in</w:t>
        </w:r>
        <w:r w:rsidR="00A40BC2" w:rsidRPr="005A4F38">
          <w:rPr>
            <w:rFonts w:ascii="Arial" w:hAnsi="Arial"/>
            <w:color w:val="000000"/>
            <w:szCs w:val="24"/>
            <w:rPrChange w:id="1644" w:author="Scott Gaudi" w:date="2016-09-18T12:43:00Z">
              <w:rPr>
                <w:rFonts w:ascii="Arial" w:hAnsi="Arial"/>
                <w:color w:val="000000"/>
                <w:sz w:val="22"/>
                <w:szCs w:val="22"/>
              </w:rPr>
            </w:rPrChange>
          </w:rPr>
          <w:t>jection and recovery tests will be provided every season.</w:t>
        </w:r>
      </w:ins>
    </w:p>
    <w:p w14:paraId="0DA98F1A" w14:textId="1FC136D8" w:rsidR="00A40BC2" w:rsidRPr="005A4F38" w:rsidRDefault="00A40BC2" w:rsidP="00A40BC2">
      <w:pPr>
        <w:spacing w:before="0"/>
        <w:rPr>
          <w:ins w:id="1645" w:author="Scott Gaudi" w:date="2016-09-17T16:01:00Z"/>
          <w:rFonts w:ascii="Arial" w:eastAsia="Times New Roman" w:hAnsi="Arial"/>
          <w:szCs w:val="24"/>
          <w:rPrChange w:id="1646" w:author="Scott Gaudi" w:date="2016-09-18T12:43:00Z">
            <w:rPr>
              <w:ins w:id="1647" w:author="Scott Gaudi" w:date="2016-09-17T16:01:00Z"/>
              <w:rFonts w:ascii="Times" w:eastAsia="Times New Roman" w:hAnsi="Times"/>
              <w:sz w:val="20"/>
            </w:rPr>
          </w:rPrChange>
        </w:rPr>
      </w:pPr>
      <w:ins w:id="1648" w:author="Scott Gaudi" w:date="2016-09-17T16:01:00Z">
        <w:r w:rsidRPr="005A4F38">
          <w:rPr>
            <w:rFonts w:ascii="Arial" w:eastAsia="Times New Roman" w:hAnsi="Arial"/>
            <w:szCs w:val="24"/>
            <w:rPrChange w:id="1649" w:author="Scott Gaudi" w:date="2016-09-18T12:43:00Z">
              <w:rPr>
                <w:rFonts w:ascii="Times" w:eastAsia="Times New Roman" w:hAnsi="Times"/>
                <w:sz w:val="20"/>
              </w:rPr>
            </w:rPrChange>
          </w:rPr>
          <w:tab/>
        </w:r>
      </w:ins>
    </w:p>
    <w:p w14:paraId="3CE37FEF" w14:textId="1ABA74BD" w:rsidR="00A40BC2" w:rsidRPr="005A4F38" w:rsidRDefault="005A4F38">
      <w:pPr>
        <w:spacing w:before="0"/>
        <w:ind w:left="720"/>
        <w:rPr>
          <w:ins w:id="1650" w:author="Scott Gaudi" w:date="2016-09-17T16:01:00Z"/>
          <w:rFonts w:ascii="Arial" w:hAnsi="Arial"/>
          <w:szCs w:val="24"/>
          <w:rPrChange w:id="1651" w:author="Scott Gaudi" w:date="2016-09-18T12:43:00Z">
            <w:rPr>
              <w:ins w:id="1652" w:author="Scott Gaudi" w:date="2016-09-17T16:01:00Z"/>
              <w:rFonts w:ascii="Times" w:hAnsi="Times"/>
              <w:sz w:val="20"/>
            </w:rPr>
          </w:rPrChange>
        </w:rPr>
        <w:pPrChange w:id="1653" w:author="Scott Gaudi" w:date="2016-09-17T16:01:00Z">
          <w:pPr>
            <w:spacing w:before="0"/>
          </w:pPr>
        </w:pPrChange>
      </w:pPr>
      <w:ins w:id="1654" w:author="Scott Gaudi" w:date="2016-09-17T16:01:00Z">
        <w:r w:rsidRPr="005A4F38">
          <w:rPr>
            <w:rFonts w:ascii="Arial" w:hAnsi="Arial"/>
            <w:color w:val="000000"/>
            <w:szCs w:val="24"/>
            <w:rPrChange w:id="1655" w:author="Scott Gaudi" w:date="2016-09-18T12:43:00Z">
              <w:rPr>
                <w:rFonts w:ascii="Arial" w:hAnsi="Arial"/>
                <w:color w:val="000000"/>
                <w:sz w:val="22"/>
                <w:szCs w:val="22"/>
              </w:rPr>
            </w:rPrChange>
          </w:rPr>
          <w:t>EML 36</w:t>
        </w:r>
        <w:r w:rsidR="00A40BC2" w:rsidRPr="005A4F38">
          <w:rPr>
            <w:rFonts w:ascii="Arial" w:hAnsi="Arial"/>
            <w:color w:val="000000"/>
            <w:szCs w:val="24"/>
            <w:rPrChange w:id="1656" w:author="Scott Gaudi" w:date="2016-09-18T12:43:00Z">
              <w:rPr>
                <w:rFonts w:ascii="Arial" w:hAnsi="Arial"/>
                <w:color w:val="000000"/>
                <w:sz w:val="22"/>
                <w:szCs w:val="22"/>
              </w:rPr>
            </w:rPrChange>
          </w:rPr>
          <w:t xml:space="preserve">: The final data products will include the calibrated moment curves, relative proper motions and parallaxes, flagged </w:t>
        </w:r>
        <w:proofErr w:type="spellStart"/>
        <w:r w:rsidR="00A40BC2" w:rsidRPr="005A4F38">
          <w:rPr>
            <w:rFonts w:ascii="Arial" w:hAnsi="Arial"/>
            <w:color w:val="000000"/>
            <w:szCs w:val="24"/>
            <w:rPrChange w:id="1657" w:author="Scott Gaudi" w:date="2016-09-18T12:43:00Z">
              <w:rPr>
                <w:rFonts w:ascii="Arial" w:hAnsi="Arial"/>
                <w:color w:val="000000"/>
                <w:sz w:val="22"/>
                <w:szCs w:val="22"/>
              </w:rPr>
            </w:rPrChange>
          </w:rPr>
          <w:t>astrometric</w:t>
        </w:r>
        <w:proofErr w:type="spellEnd"/>
        <w:r w:rsidR="00A40BC2" w:rsidRPr="005A4F38">
          <w:rPr>
            <w:rFonts w:ascii="Arial" w:hAnsi="Arial"/>
            <w:color w:val="000000"/>
            <w:szCs w:val="24"/>
            <w:rPrChange w:id="1658" w:author="Scott Gaudi" w:date="2016-09-18T12:43:00Z">
              <w:rPr>
                <w:rFonts w:ascii="Arial" w:hAnsi="Arial"/>
                <w:color w:val="000000"/>
                <w:sz w:val="22"/>
                <w:szCs w:val="22"/>
              </w:rPr>
            </w:rPrChange>
          </w:rPr>
          <w:t xml:space="preserve"> binaries, and detection efficiencies for </w:t>
        </w:r>
        <w:proofErr w:type="spellStart"/>
        <w:r w:rsidR="00A40BC2" w:rsidRPr="005A4F38">
          <w:rPr>
            <w:rFonts w:ascii="Arial" w:hAnsi="Arial"/>
            <w:color w:val="000000"/>
            <w:szCs w:val="24"/>
            <w:rPrChange w:id="1659" w:author="Scott Gaudi" w:date="2016-09-18T12:43:00Z">
              <w:rPr>
                <w:rFonts w:ascii="Arial" w:hAnsi="Arial"/>
                <w:color w:val="000000"/>
                <w:sz w:val="22"/>
                <w:szCs w:val="22"/>
              </w:rPr>
            </w:rPrChange>
          </w:rPr>
          <w:t>microlensing</w:t>
        </w:r>
        <w:proofErr w:type="spellEnd"/>
        <w:r w:rsidR="00A40BC2" w:rsidRPr="005A4F38">
          <w:rPr>
            <w:rFonts w:ascii="Arial" w:hAnsi="Arial"/>
            <w:color w:val="000000"/>
            <w:szCs w:val="24"/>
            <w:rPrChange w:id="1660" w:author="Scott Gaudi" w:date="2016-09-18T12:43:00Z">
              <w:rPr>
                <w:rFonts w:ascii="Arial" w:hAnsi="Arial"/>
                <w:color w:val="000000"/>
                <w:sz w:val="22"/>
                <w:szCs w:val="22"/>
              </w:rPr>
            </w:rPrChange>
          </w:rPr>
          <w:t xml:space="preserve"> events for each light curve and planet sensitivities for every </w:t>
        </w:r>
        <w:proofErr w:type="spellStart"/>
        <w:r w:rsidR="00A40BC2" w:rsidRPr="005A4F38">
          <w:rPr>
            <w:rFonts w:ascii="Arial" w:hAnsi="Arial"/>
            <w:color w:val="000000"/>
            <w:szCs w:val="24"/>
            <w:rPrChange w:id="1661" w:author="Scott Gaudi" w:date="2016-09-18T12:43:00Z">
              <w:rPr>
                <w:rFonts w:ascii="Arial" w:hAnsi="Arial"/>
                <w:color w:val="000000"/>
                <w:sz w:val="22"/>
                <w:szCs w:val="22"/>
              </w:rPr>
            </w:rPrChange>
          </w:rPr>
          <w:t>microlensing</w:t>
        </w:r>
        <w:proofErr w:type="spellEnd"/>
        <w:r w:rsidR="00A40BC2" w:rsidRPr="005A4F38">
          <w:rPr>
            <w:rFonts w:ascii="Arial" w:hAnsi="Arial"/>
            <w:color w:val="000000"/>
            <w:szCs w:val="24"/>
            <w:rPrChange w:id="1662" w:author="Scott Gaudi" w:date="2016-09-18T12:43:00Z">
              <w:rPr>
                <w:rFonts w:ascii="Arial" w:hAnsi="Arial"/>
                <w:color w:val="000000"/>
                <w:sz w:val="22"/>
                <w:szCs w:val="22"/>
              </w:rPr>
            </w:rPrChange>
          </w:rPr>
          <w:t xml:space="preserve"> event. </w:t>
        </w:r>
      </w:ins>
    </w:p>
    <w:p w14:paraId="7EAFC318" w14:textId="77777777" w:rsidR="00A40BC2" w:rsidRPr="005A4F38" w:rsidRDefault="00A40BC2" w:rsidP="00A40BC2">
      <w:pPr>
        <w:spacing w:before="0"/>
        <w:rPr>
          <w:ins w:id="1663" w:author="Scott Gaudi" w:date="2016-09-17T16:01:00Z"/>
          <w:rFonts w:ascii="Arial" w:eastAsia="Times New Roman" w:hAnsi="Arial"/>
          <w:sz w:val="20"/>
          <w:rPrChange w:id="1664" w:author="Scott Gaudi" w:date="2016-09-18T12:40:00Z">
            <w:rPr>
              <w:ins w:id="1665" w:author="Scott Gaudi" w:date="2016-09-17T16:01:00Z"/>
              <w:rFonts w:ascii="Times" w:eastAsia="Times New Roman" w:hAnsi="Times"/>
              <w:sz w:val="20"/>
            </w:rPr>
          </w:rPrChange>
        </w:rPr>
      </w:pPr>
    </w:p>
    <w:p w14:paraId="067F5879" w14:textId="5581A60F" w:rsidR="002C2957" w:rsidRPr="005A4F38" w:rsidRDefault="002C2957" w:rsidP="002C2957">
      <w:pPr>
        <w:pStyle w:val="Heading3"/>
        <w:rPr>
          <w:ins w:id="1666" w:author="Scott Gaudi" w:date="2016-09-18T11:57:00Z"/>
          <w:rFonts w:ascii="Arial" w:hAnsi="Arial" w:hint="eastAsia"/>
          <w:rPrChange w:id="1667" w:author="Scott Gaudi" w:date="2016-09-18T12:40:00Z">
            <w:rPr>
              <w:ins w:id="1668" w:author="Scott Gaudi" w:date="2016-09-18T11:57:00Z"/>
              <w:rFonts w:hint="eastAsia"/>
            </w:rPr>
          </w:rPrChange>
        </w:rPr>
      </w:pPr>
      <w:bookmarkStart w:id="1669" w:name="_Toc337745736"/>
      <w:ins w:id="1670" w:author="Scott Gaudi" w:date="2016-09-18T11:57:00Z">
        <w:r w:rsidRPr="005A4F38">
          <w:rPr>
            <w:rFonts w:ascii="Arial" w:hAnsi="Arial" w:hint="eastAsia"/>
            <w:rPrChange w:id="1671" w:author="Scott Gaudi" w:date="2016-09-18T12:40:00Z">
              <w:rPr>
                <w:rFonts w:hint="eastAsia"/>
              </w:rPr>
            </w:rPrChange>
          </w:rPr>
          <w:t xml:space="preserve">Appendix: Deriving the </w:t>
        </w:r>
        <w:proofErr w:type="spellStart"/>
        <w:r w:rsidRPr="005A4F38">
          <w:rPr>
            <w:rFonts w:ascii="Arial" w:hAnsi="Arial" w:hint="eastAsia"/>
            <w:rPrChange w:id="1672" w:author="Scott Gaudi" w:date="2016-09-18T12:40:00Z">
              <w:rPr>
                <w:rFonts w:hint="eastAsia"/>
              </w:rPr>
            </w:rPrChange>
          </w:rPr>
          <w:t>Microlensing</w:t>
        </w:r>
        <w:proofErr w:type="spellEnd"/>
        <w:r w:rsidRPr="005A4F38">
          <w:rPr>
            <w:rFonts w:ascii="Arial" w:hAnsi="Arial" w:hint="eastAsia"/>
            <w:rPrChange w:id="1673" w:author="Scott Gaudi" w:date="2016-09-18T12:40:00Z">
              <w:rPr>
                <w:rFonts w:hint="eastAsia"/>
              </w:rPr>
            </w:rPrChange>
          </w:rPr>
          <w:t xml:space="preserve"> Survey Yield and Associate Uncertainties</w:t>
        </w:r>
        <w:bookmarkEnd w:id="1669"/>
      </w:ins>
    </w:p>
    <w:p w14:paraId="660128A8" w14:textId="77777777" w:rsidR="002C2957" w:rsidRPr="005A4F38" w:rsidRDefault="002C2957">
      <w:pPr>
        <w:rPr>
          <w:ins w:id="1674" w:author="Scott Gaudi" w:date="2016-09-18T11:57:00Z"/>
          <w:rFonts w:ascii="Arial" w:hAnsi="Arial" w:hint="eastAsia"/>
          <w:rPrChange w:id="1675" w:author="Scott Gaudi" w:date="2016-09-18T12:40:00Z">
            <w:rPr>
              <w:ins w:id="1676" w:author="Scott Gaudi" w:date="2016-09-18T11:57:00Z"/>
              <w:rFonts w:hint="eastAsia"/>
            </w:rPr>
          </w:rPrChange>
        </w:rPr>
        <w:pPrChange w:id="1677" w:author="Scott Gaudi" w:date="2016-09-18T11:57:00Z">
          <w:pPr>
            <w:pStyle w:val="Heading3"/>
          </w:pPr>
        </w:pPrChange>
      </w:pPr>
    </w:p>
    <w:p w14:paraId="772C6DDE" w14:textId="77777777" w:rsidR="002C2957" w:rsidRPr="005A4F38" w:rsidRDefault="002C2957" w:rsidP="002C2957">
      <w:pPr>
        <w:spacing w:before="0"/>
        <w:rPr>
          <w:ins w:id="1678" w:author="Scott Gaudi" w:date="2016-09-18T11:58:00Z"/>
          <w:rFonts w:ascii="Arial" w:hAnsi="Arial"/>
          <w:color w:val="000000"/>
          <w:szCs w:val="24"/>
          <w:rPrChange w:id="1679" w:author="Scott Gaudi" w:date="2016-09-18T12:43:00Z">
            <w:rPr>
              <w:ins w:id="1680" w:author="Scott Gaudi" w:date="2016-09-18T11:58:00Z"/>
              <w:rFonts w:ascii="Arial" w:hAnsi="Arial"/>
              <w:color w:val="000000"/>
              <w:sz w:val="22"/>
              <w:szCs w:val="22"/>
            </w:rPr>
          </w:rPrChange>
        </w:rPr>
      </w:pPr>
      <w:ins w:id="1681" w:author="Scott Gaudi" w:date="2016-09-18T11:58:00Z">
        <w:r w:rsidRPr="005A4F38">
          <w:rPr>
            <w:rFonts w:ascii="Arial" w:hAnsi="Arial"/>
            <w:color w:val="000000"/>
            <w:szCs w:val="24"/>
            <w:rPrChange w:id="1682" w:author="Scott Gaudi" w:date="2016-09-18T12:43:00Z">
              <w:rPr>
                <w:rFonts w:ascii="Arial" w:hAnsi="Arial"/>
                <w:color w:val="000000"/>
                <w:sz w:val="22"/>
                <w:szCs w:val="22"/>
              </w:rPr>
            </w:rPrChange>
          </w:rPr>
          <w:t xml:space="preserve">Quantitative predictions for the yields of a given realization of an </w:t>
        </w:r>
        <w:proofErr w:type="spellStart"/>
        <w:r w:rsidRPr="005A4F38">
          <w:rPr>
            <w:rFonts w:ascii="Arial" w:hAnsi="Arial"/>
            <w:color w:val="000000"/>
            <w:szCs w:val="24"/>
            <w:rPrChange w:id="1683" w:author="Scott Gaudi" w:date="2016-09-18T12:43:00Z">
              <w:rPr>
                <w:rFonts w:ascii="Arial" w:hAnsi="Arial"/>
                <w:color w:val="000000"/>
                <w:sz w:val="22"/>
                <w:szCs w:val="22"/>
              </w:rPr>
            </w:rPrChange>
          </w:rPr>
          <w:t>exoplanet</w:t>
        </w:r>
        <w:proofErr w:type="spellEnd"/>
        <w:r w:rsidRPr="005A4F38">
          <w:rPr>
            <w:rFonts w:ascii="Arial" w:hAnsi="Arial"/>
            <w:color w:val="000000"/>
            <w:szCs w:val="24"/>
            <w:rPrChange w:id="1684" w:author="Scott Gaudi" w:date="2016-09-18T12:43:00Z">
              <w:rPr>
                <w:rFonts w:ascii="Arial" w:hAnsi="Arial"/>
                <w:color w:val="000000"/>
                <w:sz w:val="22"/>
                <w:szCs w:val="22"/>
              </w:rPr>
            </w:rPrChange>
          </w:rPr>
          <w:t xml:space="preserve"> survey dataset require sophisticated simulations that incorporate models for the Galactic distribution of lenses and sources to simulate and evaluate the detectability of events with realistic photometric precision. In particular, the source star density and event rate are strong functions of Galactic coordinates, and the detection probability of a planet with a given set of properties depends sensitively on the detailed properties of the event (host star mass and distance, event duration, angular source size, photometric precision, cadence).</w:t>
        </w:r>
      </w:ins>
    </w:p>
    <w:p w14:paraId="7E7FE81D" w14:textId="77777777" w:rsidR="002C2957" w:rsidRPr="005A4F38" w:rsidRDefault="002C2957" w:rsidP="002C2957">
      <w:pPr>
        <w:spacing w:before="0"/>
        <w:rPr>
          <w:ins w:id="1685" w:author="Scott Gaudi" w:date="2016-09-18T11:58:00Z"/>
          <w:rFonts w:ascii="Arial" w:hAnsi="Arial"/>
          <w:color w:val="000000"/>
          <w:szCs w:val="24"/>
          <w:rPrChange w:id="1686" w:author="Scott Gaudi" w:date="2016-09-18T12:43:00Z">
            <w:rPr>
              <w:ins w:id="1687" w:author="Scott Gaudi" w:date="2016-09-18T11:58:00Z"/>
              <w:rFonts w:ascii="Arial" w:hAnsi="Arial"/>
              <w:color w:val="000000"/>
              <w:sz w:val="22"/>
              <w:szCs w:val="22"/>
            </w:rPr>
          </w:rPrChange>
        </w:rPr>
      </w:pPr>
    </w:p>
    <w:p w14:paraId="0BF89427" w14:textId="77777777" w:rsidR="002C2957" w:rsidRPr="005A4F38" w:rsidRDefault="002C2957" w:rsidP="002C2957">
      <w:pPr>
        <w:spacing w:before="0"/>
        <w:rPr>
          <w:ins w:id="1688" w:author="Scott Gaudi" w:date="2016-09-18T11:58:00Z"/>
          <w:rFonts w:ascii="Arial" w:hAnsi="Arial"/>
          <w:color w:val="000000"/>
          <w:szCs w:val="24"/>
          <w:rPrChange w:id="1689" w:author="Scott Gaudi" w:date="2016-09-18T12:43:00Z">
            <w:rPr>
              <w:ins w:id="1690" w:author="Scott Gaudi" w:date="2016-09-18T11:58:00Z"/>
              <w:rFonts w:ascii="Arial" w:hAnsi="Arial"/>
              <w:color w:val="000000"/>
              <w:sz w:val="22"/>
              <w:szCs w:val="22"/>
            </w:rPr>
          </w:rPrChange>
        </w:rPr>
      </w:pPr>
      <w:ins w:id="1691" w:author="Scott Gaudi" w:date="2016-09-18T11:58:00Z">
        <w:r w:rsidRPr="005A4F38">
          <w:rPr>
            <w:rFonts w:ascii="Arial" w:hAnsi="Arial"/>
            <w:color w:val="000000"/>
            <w:szCs w:val="24"/>
            <w:rPrChange w:id="1692" w:author="Scott Gaudi" w:date="2016-09-18T12:43:00Z">
              <w:rPr>
                <w:rFonts w:ascii="Arial" w:hAnsi="Arial"/>
                <w:color w:val="000000"/>
                <w:sz w:val="22"/>
                <w:szCs w:val="22"/>
              </w:rPr>
            </w:rPrChange>
          </w:rPr>
          <w:t xml:space="preserve">The basic input ingredients that are required for estimating the yield of a </w:t>
        </w:r>
        <w:proofErr w:type="spellStart"/>
        <w:r w:rsidRPr="005A4F38">
          <w:rPr>
            <w:rFonts w:ascii="Arial" w:hAnsi="Arial"/>
            <w:color w:val="000000"/>
            <w:szCs w:val="24"/>
            <w:rPrChange w:id="1693" w:author="Scott Gaudi" w:date="2016-09-18T12:43:00Z">
              <w:rPr>
                <w:rFonts w:ascii="Arial" w:hAnsi="Arial"/>
                <w:color w:val="000000"/>
                <w:sz w:val="22"/>
                <w:szCs w:val="22"/>
              </w:rPr>
            </w:rPrChange>
          </w:rPr>
          <w:t>microlensing</w:t>
        </w:r>
        <w:proofErr w:type="spellEnd"/>
        <w:r w:rsidRPr="005A4F38">
          <w:rPr>
            <w:rFonts w:ascii="Arial" w:hAnsi="Arial"/>
            <w:color w:val="000000"/>
            <w:szCs w:val="24"/>
            <w:rPrChange w:id="1694" w:author="Scott Gaudi" w:date="2016-09-18T12:43:00Z">
              <w:rPr>
                <w:rFonts w:ascii="Arial" w:hAnsi="Arial"/>
                <w:color w:val="000000"/>
                <w:sz w:val="22"/>
                <w:szCs w:val="22"/>
              </w:rPr>
            </w:rPrChange>
          </w:rPr>
          <w:t xml:space="preserve"> </w:t>
        </w:r>
        <w:proofErr w:type="spellStart"/>
        <w:r w:rsidRPr="005A4F38">
          <w:rPr>
            <w:rFonts w:ascii="Arial" w:hAnsi="Arial"/>
            <w:color w:val="000000"/>
            <w:szCs w:val="24"/>
            <w:rPrChange w:id="1695" w:author="Scott Gaudi" w:date="2016-09-18T12:43:00Z">
              <w:rPr>
                <w:rFonts w:ascii="Arial" w:hAnsi="Arial"/>
                <w:color w:val="000000"/>
                <w:sz w:val="22"/>
                <w:szCs w:val="22"/>
              </w:rPr>
            </w:rPrChange>
          </w:rPr>
          <w:t>exoplanet</w:t>
        </w:r>
        <w:proofErr w:type="spellEnd"/>
        <w:r w:rsidRPr="005A4F38">
          <w:rPr>
            <w:rFonts w:ascii="Arial" w:hAnsi="Arial"/>
            <w:color w:val="000000"/>
            <w:szCs w:val="24"/>
            <w:rPrChange w:id="1696" w:author="Scott Gaudi" w:date="2016-09-18T12:43:00Z">
              <w:rPr>
                <w:rFonts w:ascii="Arial" w:hAnsi="Arial"/>
                <w:color w:val="000000"/>
                <w:sz w:val="22"/>
                <w:szCs w:val="22"/>
              </w:rPr>
            </w:rPrChange>
          </w:rPr>
          <w:t xml:space="preserve"> survey are a (1) model for the spatial, kinematic, and luminosity distribution </w:t>
        </w:r>
        <w:proofErr w:type="gramStart"/>
        <w:r w:rsidRPr="005A4F38">
          <w:rPr>
            <w:rFonts w:ascii="Arial" w:hAnsi="Arial"/>
            <w:color w:val="000000"/>
            <w:szCs w:val="24"/>
            <w:rPrChange w:id="1697" w:author="Scott Gaudi" w:date="2016-09-18T12:43:00Z">
              <w:rPr>
                <w:rFonts w:ascii="Arial" w:hAnsi="Arial"/>
                <w:color w:val="000000"/>
                <w:sz w:val="22"/>
                <w:szCs w:val="22"/>
              </w:rPr>
            </w:rPrChange>
          </w:rPr>
          <w:t>of  source</w:t>
        </w:r>
        <w:proofErr w:type="gramEnd"/>
        <w:r w:rsidRPr="005A4F38">
          <w:rPr>
            <w:rFonts w:ascii="Arial" w:hAnsi="Arial"/>
            <w:color w:val="000000"/>
            <w:szCs w:val="24"/>
            <w:rPrChange w:id="1698" w:author="Scott Gaudi" w:date="2016-09-18T12:43:00Z">
              <w:rPr>
                <w:rFonts w:ascii="Arial" w:hAnsi="Arial"/>
                <w:color w:val="000000"/>
                <w:sz w:val="22"/>
                <w:szCs w:val="22"/>
              </w:rPr>
            </w:rPrChange>
          </w:rPr>
          <w:t xml:space="preserve"> stars, (2) model for the spatial, mass, and kinematic distributions of the host lenses, which are then used to estimate </w:t>
        </w:r>
        <w:proofErr w:type="spellStart"/>
        <w:r w:rsidRPr="005A4F38">
          <w:rPr>
            <w:rFonts w:ascii="Arial" w:hAnsi="Arial"/>
            <w:color w:val="000000"/>
            <w:szCs w:val="24"/>
            <w:rPrChange w:id="1699" w:author="Scott Gaudi" w:date="2016-09-18T12:43:00Z">
              <w:rPr>
                <w:rFonts w:ascii="Arial" w:hAnsi="Arial"/>
                <w:color w:val="000000"/>
                <w:sz w:val="22"/>
                <w:szCs w:val="22"/>
              </w:rPr>
            </w:rPrChange>
          </w:rPr>
          <w:lastRenderedPageBreak/>
          <w:t>microlensing</w:t>
        </w:r>
        <w:proofErr w:type="spellEnd"/>
        <w:r w:rsidRPr="005A4F38">
          <w:rPr>
            <w:rFonts w:ascii="Arial" w:hAnsi="Arial"/>
            <w:color w:val="000000"/>
            <w:szCs w:val="24"/>
            <w:rPrChange w:id="1700" w:author="Scott Gaudi" w:date="2016-09-18T12:43:00Z">
              <w:rPr>
                <w:rFonts w:ascii="Arial" w:hAnsi="Arial"/>
                <w:color w:val="000000"/>
                <w:sz w:val="22"/>
                <w:szCs w:val="22"/>
              </w:rPr>
            </w:rPrChange>
          </w:rPr>
          <w:t xml:space="preserve"> event rates and event parameter distributions, and (3) a model for the probability distribution of planets as a function of planet mass and semi-major axis, and host mass and distance. Unfortunately, for the regimes of interest for WFIRST, the properties of the populations of sources and host lenses are poorly constrained by empirical data, leading directly to relatively large uncertainties in the final yields. In particular, the magnitude distribution of source stars in the fields of interest has not been measured in the </w:t>
        </w:r>
        <w:proofErr w:type="spellStart"/>
        <w:r w:rsidRPr="005A4F38">
          <w:rPr>
            <w:rFonts w:ascii="Arial" w:hAnsi="Arial"/>
            <w:color w:val="000000"/>
            <w:szCs w:val="24"/>
            <w:rPrChange w:id="1701" w:author="Scott Gaudi" w:date="2016-09-18T12:43:00Z">
              <w:rPr>
                <w:rFonts w:ascii="Arial" w:hAnsi="Arial"/>
                <w:color w:val="000000"/>
                <w:sz w:val="22"/>
                <w:szCs w:val="22"/>
              </w:rPr>
            </w:rPrChange>
          </w:rPr>
          <w:t>passbands</w:t>
        </w:r>
        <w:proofErr w:type="spellEnd"/>
        <w:r w:rsidRPr="005A4F38">
          <w:rPr>
            <w:rFonts w:ascii="Arial" w:hAnsi="Arial"/>
            <w:color w:val="000000"/>
            <w:szCs w:val="24"/>
            <w:rPrChange w:id="1702" w:author="Scott Gaudi" w:date="2016-09-18T12:43:00Z">
              <w:rPr>
                <w:rFonts w:ascii="Arial" w:hAnsi="Arial"/>
                <w:color w:val="000000"/>
                <w:sz w:val="22"/>
                <w:szCs w:val="22"/>
              </w:rPr>
            </w:rPrChange>
          </w:rPr>
          <w:t xml:space="preserve"> and to the faint magnitudes that will be probed by WFIRST. Similarly, the </w:t>
        </w:r>
        <w:proofErr w:type="spellStart"/>
        <w:r w:rsidRPr="005A4F38">
          <w:rPr>
            <w:rFonts w:ascii="Arial" w:hAnsi="Arial"/>
            <w:color w:val="000000"/>
            <w:szCs w:val="24"/>
            <w:rPrChange w:id="1703" w:author="Scott Gaudi" w:date="2016-09-18T12:43:00Z">
              <w:rPr>
                <w:rFonts w:ascii="Arial" w:hAnsi="Arial"/>
                <w:color w:val="000000"/>
                <w:sz w:val="22"/>
                <w:szCs w:val="22"/>
              </w:rPr>
            </w:rPrChange>
          </w:rPr>
          <w:t>microlensing</w:t>
        </w:r>
        <w:proofErr w:type="spellEnd"/>
        <w:r w:rsidRPr="005A4F38">
          <w:rPr>
            <w:rFonts w:ascii="Arial" w:hAnsi="Arial"/>
            <w:color w:val="000000"/>
            <w:szCs w:val="24"/>
            <w:rPrChange w:id="1704" w:author="Scott Gaudi" w:date="2016-09-18T12:43:00Z">
              <w:rPr>
                <w:rFonts w:ascii="Arial" w:hAnsi="Arial"/>
                <w:color w:val="000000"/>
                <w:sz w:val="22"/>
                <w:szCs w:val="22"/>
              </w:rPr>
            </w:rPrChange>
          </w:rPr>
          <w:t xml:space="preserve"> </w:t>
        </w:r>
        <w:proofErr w:type="spellStart"/>
        <w:r w:rsidRPr="005A4F38">
          <w:rPr>
            <w:rFonts w:ascii="Arial" w:hAnsi="Arial"/>
            <w:color w:val="000000"/>
            <w:szCs w:val="24"/>
            <w:rPrChange w:id="1705" w:author="Scott Gaudi" w:date="2016-09-18T12:43:00Z">
              <w:rPr>
                <w:rFonts w:ascii="Arial" w:hAnsi="Arial"/>
                <w:color w:val="000000"/>
                <w:sz w:val="22"/>
                <w:szCs w:val="22"/>
              </w:rPr>
            </w:rPrChange>
          </w:rPr>
          <w:t>eent</w:t>
        </w:r>
        <w:proofErr w:type="spellEnd"/>
        <w:r w:rsidRPr="005A4F38">
          <w:rPr>
            <w:rFonts w:ascii="Arial" w:hAnsi="Arial"/>
            <w:color w:val="000000"/>
            <w:szCs w:val="24"/>
            <w:rPrChange w:id="1706" w:author="Scott Gaudi" w:date="2016-09-18T12:43:00Z">
              <w:rPr>
                <w:rFonts w:ascii="Arial" w:hAnsi="Arial"/>
                <w:color w:val="000000"/>
                <w:sz w:val="22"/>
                <w:szCs w:val="22"/>
              </w:rPr>
            </w:rPrChange>
          </w:rPr>
          <w:t xml:space="preserve"> rates for some of the fields of interest have not been measured, as these fields typically suffer high optical extinction, and to date all </w:t>
        </w:r>
        <w:proofErr w:type="spellStart"/>
        <w:r w:rsidRPr="005A4F38">
          <w:rPr>
            <w:rFonts w:ascii="Arial" w:hAnsi="Arial"/>
            <w:color w:val="000000"/>
            <w:szCs w:val="24"/>
            <w:rPrChange w:id="1707" w:author="Scott Gaudi" w:date="2016-09-18T12:43:00Z">
              <w:rPr>
                <w:rFonts w:ascii="Arial" w:hAnsi="Arial"/>
                <w:color w:val="000000"/>
                <w:sz w:val="22"/>
                <w:szCs w:val="22"/>
              </w:rPr>
            </w:rPrChange>
          </w:rPr>
          <w:t>microlensing</w:t>
        </w:r>
        <w:proofErr w:type="spellEnd"/>
        <w:r w:rsidRPr="005A4F38">
          <w:rPr>
            <w:rFonts w:ascii="Arial" w:hAnsi="Arial"/>
            <w:color w:val="000000"/>
            <w:szCs w:val="24"/>
            <w:rPrChange w:id="1708" w:author="Scott Gaudi" w:date="2016-09-18T12:43:00Z">
              <w:rPr>
                <w:rFonts w:ascii="Arial" w:hAnsi="Arial"/>
                <w:color w:val="000000"/>
                <w:sz w:val="22"/>
                <w:szCs w:val="22"/>
              </w:rPr>
            </w:rPrChange>
          </w:rPr>
          <w:t xml:space="preserve"> surveys have been performed in the far optical. </w:t>
        </w:r>
      </w:ins>
    </w:p>
    <w:p w14:paraId="5A585A22" w14:textId="77777777" w:rsidR="002C2957" w:rsidRPr="005A4F38" w:rsidRDefault="002C2957" w:rsidP="002C2957">
      <w:pPr>
        <w:spacing w:before="0"/>
        <w:rPr>
          <w:ins w:id="1709" w:author="Scott Gaudi" w:date="2016-09-18T11:58:00Z"/>
          <w:rFonts w:ascii="Arial" w:hAnsi="Arial"/>
          <w:color w:val="000000"/>
          <w:szCs w:val="24"/>
          <w:rPrChange w:id="1710" w:author="Scott Gaudi" w:date="2016-09-18T12:43:00Z">
            <w:rPr>
              <w:ins w:id="1711" w:author="Scott Gaudi" w:date="2016-09-18T11:58:00Z"/>
              <w:rFonts w:ascii="Arial" w:hAnsi="Arial"/>
              <w:color w:val="000000"/>
              <w:sz w:val="22"/>
              <w:szCs w:val="22"/>
            </w:rPr>
          </w:rPrChange>
        </w:rPr>
      </w:pPr>
    </w:p>
    <w:p w14:paraId="0A86AC83" w14:textId="77777777" w:rsidR="002C2957" w:rsidRPr="005A4F38" w:rsidRDefault="002C2957" w:rsidP="002C2957">
      <w:pPr>
        <w:spacing w:before="0"/>
        <w:rPr>
          <w:ins w:id="1712" w:author="Scott Gaudi" w:date="2016-09-18T11:58:00Z"/>
          <w:rFonts w:ascii="Arial" w:hAnsi="Arial"/>
          <w:color w:val="000000"/>
          <w:szCs w:val="24"/>
          <w:rPrChange w:id="1713" w:author="Scott Gaudi" w:date="2016-09-18T12:43:00Z">
            <w:rPr>
              <w:ins w:id="1714" w:author="Scott Gaudi" w:date="2016-09-18T11:58:00Z"/>
              <w:rFonts w:ascii="Arial" w:hAnsi="Arial"/>
              <w:color w:val="000000"/>
              <w:sz w:val="22"/>
              <w:szCs w:val="22"/>
            </w:rPr>
          </w:rPrChange>
        </w:rPr>
      </w:pPr>
      <w:ins w:id="1715" w:author="Scott Gaudi" w:date="2016-09-18T11:58:00Z">
        <w:r w:rsidRPr="005A4F38">
          <w:rPr>
            <w:rFonts w:ascii="Arial" w:hAnsi="Arial"/>
            <w:color w:val="000000"/>
            <w:szCs w:val="24"/>
            <w:rPrChange w:id="1716" w:author="Scott Gaudi" w:date="2016-09-18T12:43:00Z">
              <w:rPr>
                <w:rFonts w:ascii="Arial" w:hAnsi="Arial"/>
                <w:color w:val="000000"/>
                <w:sz w:val="22"/>
                <w:szCs w:val="22"/>
              </w:rPr>
            </w:rPrChange>
          </w:rPr>
          <w:t xml:space="preserve">The event rates and source stars densities adopted for WFIRST were scaled to match published </w:t>
        </w:r>
        <w:proofErr w:type="spellStart"/>
        <w:r w:rsidRPr="005A4F38">
          <w:rPr>
            <w:rFonts w:ascii="Arial" w:hAnsi="Arial"/>
            <w:color w:val="000000"/>
            <w:szCs w:val="24"/>
            <w:rPrChange w:id="1717" w:author="Scott Gaudi" w:date="2016-09-18T12:43:00Z">
              <w:rPr>
                <w:rFonts w:ascii="Arial" w:hAnsi="Arial"/>
                <w:color w:val="000000"/>
                <w:sz w:val="22"/>
                <w:szCs w:val="22"/>
              </w:rPr>
            </w:rPrChange>
          </w:rPr>
          <w:t>microlensing</w:t>
        </w:r>
        <w:proofErr w:type="spellEnd"/>
        <w:r w:rsidRPr="005A4F38">
          <w:rPr>
            <w:rFonts w:ascii="Arial" w:hAnsi="Arial"/>
            <w:color w:val="000000"/>
            <w:szCs w:val="24"/>
            <w:rPrChange w:id="1718" w:author="Scott Gaudi" w:date="2016-09-18T12:43:00Z">
              <w:rPr>
                <w:rFonts w:ascii="Arial" w:hAnsi="Arial"/>
                <w:color w:val="000000"/>
                <w:sz w:val="22"/>
                <w:szCs w:val="22"/>
              </w:rPr>
            </w:rPrChange>
          </w:rPr>
          <w:t xml:space="preserve"> optical depth estimates (</w:t>
        </w:r>
        <w:proofErr w:type="spellStart"/>
        <w:r w:rsidRPr="005A4F38">
          <w:rPr>
            <w:rFonts w:ascii="Arial" w:hAnsi="Arial"/>
            <w:color w:val="000000"/>
            <w:szCs w:val="24"/>
            <w:rPrChange w:id="1719" w:author="Scott Gaudi" w:date="2016-09-18T12:43:00Z">
              <w:rPr>
                <w:rFonts w:ascii="Arial" w:hAnsi="Arial"/>
                <w:color w:val="000000"/>
                <w:sz w:val="22"/>
                <w:szCs w:val="22"/>
              </w:rPr>
            </w:rPrChange>
          </w:rPr>
          <w:t>Popowski</w:t>
        </w:r>
        <w:proofErr w:type="spellEnd"/>
        <w:r w:rsidRPr="005A4F38">
          <w:rPr>
            <w:rFonts w:ascii="Arial" w:hAnsi="Arial"/>
            <w:color w:val="000000"/>
            <w:szCs w:val="24"/>
            <w:rPrChange w:id="1720" w:author="Scott Gaudi" w:date="2016-09-18T12:43:00Z">
              <w:rPr>
                <w:rFonts w:ascii="Arial" w:hAnsi="Arial"/>
                <w:color w:val="000000"/>
                <w:sz w:val="22"/>
                <w:szCs w:val="22"/>
              </w:rPr>
            </w:rPrChange>
          </w:rPr>
          <w:t xml:space="preserve"> et al. 2005, </w:t>
        </w:r>
        <w:proofErr w:type="spellStart"/>
        <w:r w:rsidRPr="005A4F38">
          <w:rPr>
            <w:rFonts w:ascii="Arial" w:hAnsi="Arial"/>
            <w:color w:val="000000"/>
            <w:szCs w:val="24"/>
            <w:rPrChange w:id="1721" w:author="Scott Gaudi" w:date="2016-09-18T12:43:00Z">
              <w:rPr>
                <w:rFonts w:ascii="Arial" w:hAnsi="Arial"/>
                <w:color w:val="000000"/>
                <w:sz w:val="22"/>
                <w:szCs w:val="22"/>
              </w:rPr>
            </w:rPrChange>
          </w:rPr>
          <w:t>Sumi</w:t>
        </w:r>
        <w:proofErr w:type="spellEnd"/>
        <w:r w:rsidRPr="005A4F38">
          <w:rPr>
            <w:rFonts w:ascii="Arial" w:hAnsi="Arial"/>
            <w:color w:val="000000"/>
            <w:szCs w:val="24"/>
            <w:rPrChange w:id="1722" w:author="Scott Gaudi" w:date="2016-09-18T12:43:00Z">
              <w:rPr>
                <w:rFonts w:ascii="Arial" w:hAnsi="Arial"/>
                <w:color w:val="000000"/>
                <w:sz w:val="22"/>
                <w:szCs w:val="22"/>
              </w:rPr>
            </w:rPrChange>
          </w:rPr>
          <w:t xml:space="preserve"> et al. 2006, </w:t>
        </w:r>
        <w:proofErr w:type="spellStart"/>
        <w:r w:rsidRPr="005A4F38">
          <w:rPr>
            <w:rFonts w:ascii="Arial" w:hAnsi="Arial"/>
            <w:color w:val="000000"/>
            <w:szCs w:val="24"/>
            <w:rPrChange w:id="1723" w:author="Scott Gaudi" w:date="2016-09-18T12:43:00Z">
              <w:rPr>
                <w:rFonts w:ascii="Arial" w:hAnsi="Arial"/>
                <w:color w:val="000000"/>
                <w:sz w:val="22"/>
                <w:szCs w:val="22"/>
              </w:rPr>
            </w:rPrChange>
          </w:rPr>
          <w:t>Hamadache</w:t>
        </w:r>
        <w:proofErr w:type="spellEnd"/>
        <w:r w:rsidRPr="005A4F38">
          <w:rPr>
            <w:rFonts w:ascii="Arial" w:hAnsi="Arial"/>
            <w:color w:val="000000"/>
            <w:szCs w:val="24"/>
            <w:rPrChange w:id="1724" w:author="Scott Gaudi" w:date="2016-09-18T12:43:00Z">
              <w:rPr>
                <w:rFonts w:ascii="Arial" w:hAnsi="Arial"/>
                <w:color w:val="000000"/>
                <w:sz w:val="22"/>
                <w:szCs w:val="22"/>
              </w:rPr>
            </w:rPrChange>
          </w:rPr>
          <w:t xml:space="preserve"> et al. 2006, </w:t>
        </w:r>
        <w:proofErr w:type="spellStart"/>
        <w:r w:rsidRPr="005A4F38">
          <w:rPr>
            <w:rFonts w:ascii="Arial" w:hAnsi="Arial"/>
            <w:color w:val="000000"/>
            <w:szCs w:val="24"/>
            <w:rPrChange w:id="1725" w:author="Scott Gaudi" w:date="2016-09-18T12:43:00Z">
              <w:rPr>
                <w:rFonts w:ascii="Arial" w:hAnsi="Arial"/>
                <w:color w:val="000000"/>
                <w:sz w:val="22"/>
                <w:szCs w:val="22"/>
              </w:rPr>
            </w:rPrChange>
          </w:rPr>
          <w:t>Alcock</w:t>
        </w:r>
        <w:proofErr w:type="spellEnd"/>
        <w:r w:rsidRPr="005A4F38">
          <w:rPr>
            <w:rFonts w:ascii="Arial" w:hAnsi="Arial"/>
            <w:color w:val="000000"/>
            <w:szCs w:val="24"/>
            <w:rPrChange w:id="1726" w:author="Scott Gaudi" w:date="2016-09-18T12:43:00Z">
              <w:rPr>
                <w:rFonts w:ascii="Arial" w:hAnsi="Arial"/>
                <w:color w:val="000000"/>
                <w:sz w:val="22"/>
                <w:szCs w:val="22"/>
              </w:rPr>
            </w:rPrChange>
          </w:rPr>
          <w:t xml:space="preserve"> et al. 2000, </w:t>
        </w:r>
        <w:proofErr w:type="spellStart"/>
        <w:r w:rsidRPr="005A4F38">
          <w:rPr>
            <w:rFonts w:ascii="Arial" w:hAnsi="Arial"/>
            <w:color w:val="000000"/>
            <w:szCs w:val="24"/>
            <w:rPrChange w:id="1727" w:author="Scott Gaudi" w:date="2016-09-18T12:43:00Z">
              <w:rPr>
                <w:rFonts w:ascii="Arial" w:hAnsi="Arial"/>
                <w:color w:val="000000"/>
                <w:sz w:val="22"/>
                <w:szCs w:val="22"/>
              </w:rPr>
            </w:rPrChange>
          </w:rPr>
          <w:t>Sumi</w:t>
        </w:r>
        <w:proofErr w:type="spellEnd"/>
        <w:r w:rsidRPr="005A4F38">
          <w:rPr>
            <w:rFonts w:ascii="Arial" w:hAnsi="Arial"/>
            <w:color w:val="000000"/>
            <w:szCs w:val="24"/>
            <w:rPrChange w:id="1728" w:author="Scott Gaudi" w:date="2016-09-18T12:43:00Z">
              <w:rPr>
                <w:rFonts w:ascii="Arial" w:hAnsi="Arial"/>
                <w:color w:val="000000"/>
                <w:sz w:val="22"/>
                <w:szCs w:val="22"/>
              </w:rPr>
            </w:rPrChange>
          </w:rPr>
          <w:t xml:space="preserve"> et al. 2003) and source star luminosity function (</w:t>
        </w:r>
        <w:proofErr w:type="spellStart"/>
        <w:r w:rsidRPr="005A4F38">
          <w:rPr>
            <w:rFonts w:ascii="Arial" w:hAnsi="Arial"/>
            <w:color w:val="000000"/>
            <w:szCs w:val="24"/>
            <w:rPrChange w:id="1729" w:author="Scott Gaudi" w:date="2016-09-18T12:43:00Z">
              <w:rPr>
                <w:rFonts w:ascii="Arial" w:hAnsi="Arial"/>
                <w:color w:val="000000"/>
                <w:sz w:val="22"/>
                <w:szCs w:val="22"/>
              </w:rPr>
            </w:rPrChange>
          </w:rPr>
          <w:t>Holtzman</w:t>
        </w:r>
        <w:proofErr w:type="spellEnd"/>
        <w:r w:rsidRPr="005A4F38">
          <w:rPr>
            <w:rFonts w:ascii="Arial" w:hAnsi="Arial"/>
            <w:color w:val="000000"/>
            <w:szCs w:val="24"/>
            <w:rPrChange w:id="1730" w:author="Scott Gaudi" w:date="2016-09-18T12:43:00Z">
              <w:rPr>
                <w:rFonts w:ascii="Arial" w:hAnsi="Arial"/>
                <w:color w:val="000000"/>
                <w:sz w:val="22"/>
                <w:szCs w:val="22"/>
              </w:rPr>
            </w:rPrChange>
          </w:rPr>
          <w:t xml:space="preserve"> et al. 1998) from fields further from the plane than the preferred WFIRST fields. The MOA team has recently performed a preliminary analysis of the 2006-2007 MOA-II data (</w:t>
        </w:r>
        <w:proofErr w:type="spellStart"/>
        <w:r w:rsidRPr="005A4F38">
          <w:rPr>
            <w:rFonts w:ascii="Arial" w:hAnsi="Arial"/>
            <w:color w:val="000000"/>
            <w:szCs w:val="24"/>
            <w:rPrChange w:id="1731" w:author="Scott Gaudi" w:date="2016-09-18T12:43:00Z">
              <w:rPr>
                <w:rFonts w:ascii="Arial" w:hAnsi="Arial"/>
                <w:color w:val="000000"/>
                <w:sz w:val="22"/>
                <w:szCs w:val="22"/>
              </w:rPr>
            </w:rPrChange>
          </w:rPr>
          <w:t>Sumi</w:t>
        </w:r>
        <w:proofErr w:type="spellEnd"/>
        <w:r w:rsidRPr="005A4F38">
          <w:rPr>
            <w:rFonts w:ascii="Arial" w:hAnsi="Arial"/>
            <w:color w:val="000000"/>
            <w:szCs w:val="24"/>
            <w:rPrChange w:id="1732" w:author="Scott Gaudi" w:date="2016-09-18T12:43:00Z">
              <w:rPr>
                <w:rFonts w:ascii="Arial" w:hAnsi="Arial"/>
                <w:color w:val="000000"/>
                <w:sz w:val="22"/>
                <w:szCs w:val="22"/>
              </w:rPr>
            </w:rPrChange>
          </w:rPr>
          <w:t xml:space="preserve"> et al. 2011) and used this to determine the optical depth and event rate toward each of the 22 MOA fields, each covering 2.2 deg2. Four of these fields contain 45% of all the analyzed </w:t>
        </w:r>
        <w:proofErr w:type="spellStart"/>
        <w:r w:rsidRPr="005A4F38">
          <w:rPr>
            <w:rFonts w:ascii="Arial" w:hAnsi="Arial"/>
            <w:color w:val="000000"/>
            <w:szCs w:val="24"/>
            <w:rPrChange w:id="1733" w:author="Scott Gaudi" w:date="2016-09-18T12:43:00Z">
              <w:rPr>
                <w:rFonts w:ascii="Arial" w:hAnsi="Arial"/>
                <w:color w:val="000000"/>
                <w:sz w:val="22"/>
                <w:szCs w:val="22"/>
              </w:rPr>
            </w:rPrChange>
          </w:rPr>
          <w:t>microlensing</w:t>
        </w:r>
        <w:proofErr w:type="spellEnd"/>
        <w:r w:rsidRPr="005A4F38">
          <w:rPr>
            <w:rFonts w:ascii="Arial" w:hAnsi="Arial"/>
            <w:color w:val="000000"/>
            <w:szCs w:val="24"/>
            <w:rPrChange w:id="1734" w:author="Scott Gaudi" w:date="2016-09-18T12:43:00Z">
              <w:rPr>
                <w:rFonts w:ascii="Arial" w:hAnsi="Arial"/>
                <w:color w:val="000000"/>
                <w:sz w:val="22"/>
                <w:szCs w:val="22"/>
              </w:rPr>
            </w:rPrChange>
          </w:rPr>
          <w:t xml:space="preserve"> events and overlap with (or are very close to) some of the proposed WFIRST fields. These results indicate a significantly higher optical depth than assumed in this report. Because they are based on preliminary, unpublished MOA-II data and analysis, we have chosen to be conservative and not use these for our baseline yields. However, we note that they have much higher statistical weight than the published results, and if they are correct, our planet yields are significantly underestimated.</w:t>
        </w:r>
      </w:ins>
    </w:p>
    <w:p w14:paraId="6B94CF1D" w14:textId="77777777" w:rsidR="002C2957" w:rsidRPr="005A4F38" w:rsidRDefault="002C2957" w:rsidP="002C2957">
      <w:pPr>
        <w:spacing w:before="0"/>
        <w:rPr>
          <w:ins w:id="1735" w:author="Scott Gaudi" w:date="2016-09-18T11:58:00Z"/>
          <w:rFonts w:ascii="Arial" w:hAnsi="Arial"/>
          <w:color w:val="000000"/>
          <w:szCs w:val="24"/>
          <w:rPrChange w:id="1736" w:author="Scott Gaudi" w:date="2016-09-18T12:43:00Z">
            <w:rPr>
              <w:ins w:id="1737" w:author="Scott Gaudi" w:date="2016-09-18T11:58:00Z"/>
              <w:rFonts w:ascii="Arial" w:hAnsi="Arial"/>
              <w:color w:val="000000"/>
              <w:sz w:val="22"/>
              <w:szCs w:val="22"/>
            </w:rPr>
          </w:rPrChange>
        </w:rPr>
      </w:pPr>
    </w:p>
    <w:p w14:paraId="46DA8E36" w14:textId="77777777" w:rsidR="002C2957" w:rsidRPr="005A4F38" w:rsidRDefault="002C2957" w:rsidP="002C2957">
      <w:pPr>
        <w:spacing w:before="0"/>
        <w:rPr>
          <w:ins w:id="1738" w:author="Scott Gaudi" w:date="2016-09-18T11:58:00Z"/>
          <w:rFonts w:ascii="Arial" w:hAnsi="Arial"/>
          <w:color w:val="000000"/>
          <w:szCs w:val="24"/>
          <w:rPrChange w:id="1739" w:author="Scott Gaudi" w:date="2016-09-18T12:43:00Z">
            <w:rPr>
              <w:ins w:id="1740" w:author="Scott Gaudi" w:date="2016-09-18T11:58:00Z"/>
              <w:rFonts w:ascii="Arial" w:hAnsi="Arial"/>
              <w:color w:val="000000"/>
              <w:sz w:val="22"/>
              <w:szCs w:val="22"/>
            </w:rPr>
          </w:rPrChange>
        </w:rPr>
      </w:pPr>
      <w:ins w:id="1741" w:author="Scott Gaudi" w:date="2016-09-18T11:58:00Z">
        <w:r w:rsidRPr="005A4F38">
          <w:rPr>
            <w:rFonts w:ascii="Arial" w:hAnsi="Arial"/>
            <w:color w:val="000000"/>
            <w:szCs w:val="24"/>
            <w:rPrChange w:id="1742" w:author="Scott Gaudi" w:date="2016-09-18T12:43:00Z">
              <w:rPr>
                <w:rFonts w:ascii="Arial" w:hAnsi="Arial"/>
                <w:color w:val="000000"/>
                <w:sz w:val="22"/>
                <w:szCs w:val="22"/>
              </w:rPr>
            </w:rPrChange>
          </w:rPr>
          <w:t xml:space="preserve">Another, somewhat subtler, source of uncertainty in the planet yields that may significantly impact the choice of target fields is the relative frequency of planets in the Galactic bulge versus risk. The relative contribution of the bulge and disk lenses to the event rate varies as a function of Galactic latitude </w:t>
        </w:r>
        <w:r w:rsidRPr="005A4F38">
          <w:rPr>
            <w:rFonts w:ascii="Arial" w:hAnsi="Arial"/>
            <w:b/>
            <w:bCs/>
            <w:color w:val="000000"/>
            <w:szCs w:val="24"/>
            <w:rPrChange w:id="1743" w:author="Scott Gaudi" w:date="2016-09-18T12:43:00Z">
              <w:rPr>
                <w:rFonts w:ascii="Arial" w:hAnsi="Arial"/>
                <w:b/>
                <w:bCs/>
                <w:color w:val="000000"/>
                <w:sz w:val="22"/>
                <w:szCs w:val="22"/>
              </w:rPr>
            </w:rPrChange>
          </w:rPr>
          <w:t>b</w:t>
        </w:r>
        <w:r w:rsidRPr="005A4F38">
          <w:rPr>
            <w:rFonts w:ascii="Arial" w:hAnsi="Arial"/>
            <w:color w:val="000000"/>
            <w:szCs w:val="24"/>
            <w:rPrChange w:id="1744" w:author="Scott Gaudi" w:date="2016-09-18T12:43:00Z">
              <w:rPr>
                <w:rFonts w:ascii="Arial" w:hAnsi="Arial"/>
                <w:color w:val="000000"/>
                <w:sz w:val="22"/>
                <w:szCs w:val="22"/>
              </w:rPr>
            </w:rPrChange>
          </w:rPr>
          <w:t>, with bulge lenses expected to dominate at low |</w:t>
        </w:r>
        <w:r w:rsidRPr="005A4F38">
          <w:rPr>
            <w:rFonts w:ascii="Arial" w:hAnsi="Arial"/>
            <w:b/>
            <w:bCs/>
            <w:color w:val="000000"/>
            <w:szCs w:val="24"/>
            <w:rPrChange w:id="1745" w:author="Scott Gaudi" w:date="2016-09-18T12:43:00Z">
              <w:rPr>
                <w:rFonts w:ascii="Arial" w:hAnsi="Arial"/>
                <w:b/>
                <w:bCs/>
                <w:color w:val="000000"/>
                <w:sz w:val="22"/>
                <w:szCs w:val="22"/>
              </w:rPr>
            </w:rPrChange>
          </w:rPr>
          <w:t>b</w:t>
        </w:r>
        <w:r w:rsidRPr="005A4F38">
          <w:rPr>
            <w:rFonts w:ascii="Arial" w:hAnsi="Arial"/>
            <w:color w:val="000000"/>
            <w:szCs w:val="24"/>
            <w:rPrChange w:id="1746" w:author="Scott Gaudi" w:date="2016-09-18T12:43:00Z">
              <w:rPr>
                <w:rFonts w:ascii="Arial" w:hAnsi="Arial"/>
                <w:color w:val="000000"/>
                <w:sz w:val="22"/>
                <w:szCs w:val="22"/>
              </w:rPr>
            </w:rPrChange>
          </w:rPr>
          <w:t>| (Gould 1995). If the Galactic bulge happens to be devoid of planets, e.g., because of an extreme radiation environment during a starburst-like bulge formation event (Thompson 2013), then it would likely be desirable to avoid such low latitude fields.</w:t>
        </w:r>
      </w:ins>
    </w:p>
    <w:p w14:paraId="498E7F10" w14:textId="77777777" w:rsidR="002C2957" w:rsidRPr="005A4F38" w:rsidRDefault="002C2957" w:rsidP="002C2957">
      <w:pPr>
        <w:spacing w:before="0"/>
        <w:rPr>
          <w:ins w:id="1747" w:author="Scott Gaudi" w:date="2016-09-18T11:58:00Z"/>
          <w:rFonts w:ascii="Arial" w:hAnsi="Arial"/>
          <w:color w:val="000000"/>
          <w:szCs w:val="24"/>
          <w:rPrChange w:id="1748" w:author="Scott Gaudi" w:date="2016-09-18T12:43:00Z">
            <w:rPr>
              <w:ins w:id="1749" w:author="Scott Gaudi" w:date="2016-09-18T11:58:00Z"/>
              <w:rFonts w:ascii="Arial" w:hAnsi="Arial"/>
              <w:color w:val="000000"/>
              <w:sz w:val="22"/>
              <w:szCs w:val="22"/>
            </w:rPr>
          </w:rPrChange>
        </w:rPr>
      </w:pPr>
    </w:p>
    <w:p w14:paraId="7AAD73A8" w14:textId="77777777" w:rsidR="002C2957" w:rsidRPr="005A4F38" w:rsidRDefault="002C2957" w:rsidP="002C2957">
      <w:pPr>
        <w:spacing w:before="0"/>
        <w:rPr>
          <w:ins w:id="1750" w:author="Scott Gaudi" w:date="2016-09-18T11:58:00Z"/>
          <w:rFonts w:ascii="Arial" w:hAnsi="Arial"/>
          <w:color w:val="000000"/>
          <w:szCs w:val="24"/>
          <w:rPrChange w:id="1751" w:author="Scott Gaudi" w:date="2016-09-18T12:43:00Z">
            <w:rPr>
              <w:ins w:id="1752" w:author="Scott Gaudi" w:date="2016-09-18T11:58:00Z"/>
              <w:rFonts w:ascii="Arial" w:hAnsi="Arial"/>
              <w:color w:val="000000"/>
              <w:sz w:val="22"/>
              <w:szCs w:val="22"/>
            </w:rPr>
          </w:rPrChange>
        </w:rPr>
      </w:pPr>
      <w:ins w:id="1753" w:author="Scott Gaudi" w:date="2016-09-18T11:58:00Z">
        <w:r w:rsidRPr="005A4F38">
          <w:rPr>
            <w:rFonts w:ascii="Arial" w:hAnsi="Arial"/>
            <w:color w:val="000000"/>
            <w:szCs w:val="24"/>
            <w:rPrChange w:id="1754" w:author="Scott Gaudi" w:date="2016-09-18T12:43:00Z">
              <w:rPr>
                <w:rFonts w:ascii="Arial" w:hAnsi="Arial"/>
                <w:color w:val="000000"/>
                <w:sz w:val="22"/>
                <w:szCs w:val="22"/>
              </w:rPr>
            </w:rPrChange>
          </w:rPr>
          <w:t xml:space="preserve">Finally, the yields for planets near the edge of the sensitivity of WFIRT suffer from additional uncertainties beyond those arising the sources discussed above. This is due to the relatively strong dependence of number of detections on </w:t>
        </w:r>
        <w:r w:rsidRPr="005A4F38">
          <w:rPr>
            <w:rFonts w:ascii="Arial" w:hAnsi="Arial" w:hint="eastAsia"/>
            <w:color w:val="000000"/>
            <w:szCs w:val="24"/>
            <w:rPrChange w:id="1755" w:author="Scott Gaudi" w:date="2016-09-18T12:43:00Z">
              <w:rPr>
                <w:rFonts w:ascii="Arial" w:hAnsi="Arial" w:hint="eastAsia"/>
                <w:color w:val="000000"/>
                <w:sz w:val="22"/>
                <w:szCs w:val="22"/>
              </w:rPr>
            </w:rPrChange>
          </w:rPr>
          <w:t>Δχ</w:t>
        </w:r>
        <w:r w:rsidRPr="005A4F38">
          <w:rPr>
            <w:rFonts w:ascii="Arial" w:hAnsi="Arial"/>
            <w:color w:val="000000"/>
            <w:szCs w:val="24"/>
            <w:rPrChange w:id="1756" w:author="Scott Gaudi" w:date="2016-09-18T12:43:00Z">
              <w:rPr>
                <w:rFonts w:ascii="Arial" w:hAnsi="Arial"/>
                <w:color w:val="000000"/>
                <w:sz w:val="22"/>
                <w:szCs w:val="22"/>
              </w:rPr>
            </w:rPrChange>
          </w:rPr>
          <w:t xml:space="preserve">2 in these regimes, which includes planets with very small or very large separations, and very low mass planets. As a result of the strong scaling with </w:t>
        </w:r>
        <w:r w:rsidRPr="005A4F38">
          <w:rPr>
            <w:rFonts w:ascii="Arial" w:hAnsi="Arial" w:hint="eastAsia"/>
            <w:color w:val="000000"/>
            <w:szCs w:val="24"/>
            <w:rPrChange w:id="1757" w:author="Scott Gaudi" w:date="2016-09-18T12:43:00Z">
              <w:rPr>
                <w:rFonts w:ascii="Arial" w:hAnsi="Arial" w:hint="eastAsia"/>
                <w:color w:val="000000"/>
                <w:sz w:val="22"/>
                <w:szCs w:val="22"/>
              </w:rPr>
            </w:rPrChange>
          </w:rPr>
          <w:t>Δχ</w:t>
        </w:r>
        <w:r w:rsidRPr="005A4F38">
          <w:rPr>
            <w:rFonts w:ascii="Arial" w:hAnsi="Arial"/>
            <w:color w:val="000000"/>
            <w:szCs w:val="24"/>
            <w:rPrChange w:id="1758" w:author="Scott Gaudi" w:date="2016-09-18T12:43:00Z">
              <w:rPr>
                <w:rFonts w:ascii="Arial" w:hAnsi="Arial"/>
                <w:color w:val="000000"/>
                <w:sz w:val="22"/>
                <w:szCs w:val="22"/>
              </w:rPr>
            </w:rPrChange>
          </w:rPr>
          <w:t>2, small differences in the assumptions and approximations needed to make these predictions result in large changes in the estimates of the number of detected planets.</w:t>
        </w:r>
      </w:ins>
    </w:p>
    <w:p w14:paraId="6B3AF4FB" w14:textId="77777777" w:rsidR="002C2957" w:rsidRPr="005A4F38" w:rsidRDefault="002C2957" w:rsidP="002C2957">
      <w:pPr>
        <w:spacing w:before="0"/>
        <w:rPr>
          <w:ins w:id="1759" w:author="Scott Gaudi" w:date="2016-09-18T11:58:00Z"/>
          <w:rFonts w:ascii="Arial" w:hAnsi="Arial"/>
          <w:color w:val="000000"/>
          <w:szCs w:val="24"/>
          <w:rPrChange w:id="1760" w:author="Scott Gaudi" w:date="2016-09-18T12:43:00Z">
            <w:rPr>
              <w:ins w:id="1761" w:author="Scott Gaudi" w:date="2016-09-18T11:58:00Z"/>
              <w:rFonts w:ascii="Arial" w:hAnsi="Arial"/>
              <w:color w:val="000000"/>
              <w:sz w:val="22"/>
              <w:szCs w:val="22"/>
            </w:rPr>
          </w:rPrChange>
        </w:rPr>
      </w:pPr>
    </w:p>
    <w:p w14:paraId="4FD53240" w14:textId="77777777" w:rsidR="002C2957" w:rsidRPr="005A4F38" w:rsidRDefault="002C2957" w:rsidP="002C2957">
      <w:pPr>
        <w:spacing w:before="0"/>
        <w:rPr>
          <w:ins w:id="1762" w:author="Scott Gaudi" w:date="2016-09-18T11:58:00Z"/>
          <w:rFonts w:ascii="Arial" w:hAnsi="Arial"/>
          <w:color w:val="000000"/>
          <w:szCs w:val="24"/>
          <w:rPrChange w:id="1763" w:author="Scott Gaudi" w:date="2016-09-18T12:43:00Z">
            <w:rPr>
              <w:ins w:id="1764" w:author="Scott Gaudi" w:date="2016-09-18T11:58:00Z"/>
              <w:rFonts w:ascii="Arial" w:hAnsi="Arial"/>
              <w:color w:val="000000"/>
              <w:sz w:val="22"/>
              <w:szCs w:val="22"/>
            </w:rPr>
          </w:rPrChange>
        </w:rPr>
      </w:pPr>
      <w:ins w:id="1765" w:author="Scott Gaudi" w:date="2016-09-18T11:58:00Z">
        <w:r w:rsidRPr="005A4F38">
          <w:rPr>
            <w:rFonts w:ascii="Arial" w:hAnsi="Arial"/>
            <w:color w:val="000000"/>
            <w:szCs w:val="24"/>
            <w:rPrChange w:id="1766" w:author="Scott Gaudi" w:date="2016-09-18T12:43:00Z">
              <w:rPr>
                <w:rFonts w:ascii="Arial" w:hAnsi="Arial"/>
                <w:color w:val="000000"/>
                <w:sz w:val="22"/>
                <w:szCs w:val="22"/>
              </w:rPr>
            </w:rPrChange>
          </w:rPr>
          <w:t xml:space="preserve">Predictions for the yield of habitable planets suffer from all of the uncertainties above, but are also sensitive to additional assumptions, such as the mass-bolometric luminosity relationship for stars in the bulge and disk, the age and </w:t>
        </w:r>
        <w:proofErr w:type="spellStart"/>
        <w:r w:rsidRPr="005A4F38">
          <w:rPr>
            <w:rFonts w:ascii="Arial" w:hAnsi="Arial"/>
            <w:color w:val="000000"/>
            <w:szCs w:val="24"/>
            <w:rPrChange w:id="1767" w:author="Scott Gaudi" w:date="2016-09-18T12:43:00Z">
              <w:rPr>
                <w:rFonts w:ascii="Arial" w:hAnsi="Arial"/>
                <w:color w:val="000000"/>
                <w:sz w:val="22"/>
                <w:szCs w:val="22"/>
              </w:rPr>
            </w:rPrChange>
          </w:rPr>
          <w:t>metallicity</w:t>
        </w:r>
        <w:proofErr w:type="spellEnd"/>
        <w:r w:rsidRPr="005A4F38">
          <w:rPr>
            <w:rFonts w:ascii="Arial" w:hAnsi="Arial"/>
            <w:color w:val="000000"/>
            <w:szCs w:val="24"/>
            <w:rPrChange w:id="1768" w:author="Scott Gaudi" w:date="2016-09-18T12:43:00Z">
              <w:rPr>
                <w:rFonts w:ascii="Arial" w:hAnsi="Arial"/>
                <w:color w:val="000000"/>
                <w:sz w:val="22"/>
                <w:szCs w:val="22"/>
              </w:rPr>
            </w:rPrChange>
          </w:rPr>
          <w:t xml:space="preserve"> of the stars in the bulge and disk, and the precise definitions for the mass and semi-major axes boundaries of the habitable zone. Therefore, the yields of habitable planets are particularly uncertain. Initial estimates indicate that WFIRST will be sensitive to habitable planets, if the intrinsic frequency is large. </w:t>
        </w:r>
        <w:r w:rsidRPr="005A4F38">
          <w:rPr>
            <w:rFonts w:ascii="Arial" w:hAnsi="Arial"/>
            <w:color w:val="000000"/>
            <w:szCs w:val="24"/>
            <w:rPrChange w:id="1769" w:author="Scott Gaudi" w:date="2016-09-18T12:43:00Z">
              <w:rPr>
                <w:rFonts w:ascii="Arial" w:hAnsi="Arial"/>
                <w:color w:val="000000"/>
                <w:sz w:val="22"/>
                <w:szCs w:val="22"/>
              </w:rPr>
            </w:rPrChange>
          </w:rPr>
          <w:lastRenderedPageBreak/>
          <w:t xml:space="preserve">However, substantially more work needs to be done to provide robust estimates of the habitable planet yield. </w:t>
        </w:r>
      </w:ins>
    </w:p>
    <w:p w14:paraId="69CC7AB1" w14:textId="77777777" w:rsidR="002C2957" w:rsidRPr="0046132D" w:rsidRDefault="002C2957">
      <w:pPr>
        <w:rPr>
          <w:ins w:id="1770" w:author="Scott Gaudi" w:date="2016-09-18T11:57:00Z"/>
          <w:rFonts w:hint="eastAsia"/>
        </w:rPr>
        <w:pPrChange w:id="1771" w:author="Scott Gaudi" w:date="2016-09-18T11:57:00Z">
          <w:pPr>
            <w:pStyle w:val="Heading3"/>
          </w:pPr>
        </w:pPrChange>
      </w:pPr>
    </w:p>
    <w:p w14:paraId="62E08638" w14:textId="77777777" w:rsidR="00A40BC2" w:rsidRPr="009F6147" w:rsidRDefault="00A40BC2">
      <w:pPr>
        <w:rPr>
          <w:ins w:id="1772" w:author="Scott Gaudi" w:date="2016-09-17T16:00:00Z"/>
          <w:rFonts w:hint="eastAsia"/>
        </w:rPr>
        <w:pPrChange w:id="1773" w:author="Scott Gaudi" w:date="2016-09-17T16:00:00Z">
          <w:pPr>
            <w:pStyle w:val="Heading3"/>
          </w:pPr>
        </w:pPrChange>
      </w:pPr>
    </w:p>
    <w:p w14:paraId="7A9BDA90" w14:textId="77777777" w:rsidR="007E3CD1" w:rsidRPr="007E3CD1" w:rsidRDefault="007E3CD1">
      <w:pPr>
        <w:rPr>
          <w:ins w:id="1774" w:author="Scott Gaudi" w:date="2016-09-17T15:25:00Z"/>
        </w:rPr>
        <w:pPrChange w:id="1775" w:author="Scott Gaudi" w:date="2016-09-17T15:25:00Z">
          <w:pPr>
            <w:spacing w:before="0" w:line="276" w:lineRule="auto"/>
          </w:pPr>
        </w:pPrChange>
      </w:pPr>
    </w:p>
    <w:p w14:paraId="4A641694" w14:textId="19774F75" w:rsidR="00A028DB" w:rsidRPr="00A028DB" w:rsidDel="007E3CD1" w:rsidRDefault="00A028DB">
      <w:pPr>
        <w:pStyle w:val="Heading1"/>
        <w:rPr>
          <w:del w:id="1776" w:author="Scott Gaudi" w:date="2016-09-17T15:22:00Z"/>
        </w:rPr>
        <w:pPrChange w:id="1777" w:author="Scott Gaudi" w:date="2016-09-17T15:24:00Z">
          <w:pPr/>
        </w:pPrChange>
      </w:pPr>
      <w:del w:id="1778" w:author="Scott Gaudi" w:date="2016-09-17T15:22:00Z">
        <w:r w:rsidRPr="00A028DB" w:rsidDel="007E3CD1">
          <w:delText>Community Chairs of the STDT</w:delText>
        </w:r>
      </w:del>
    </w:p>
    <w:p w14:paraId="6C5C4005" w14:textId="4F58E7BE" w:rsidR="00A028DB" w:rsidDel="007E3CD1" w:rsidRDefault="00A028DB">
      <w:pPr>
        <w:pStyle w:val="Heading1"/>
        <w:rPr>
          <w:del w:id="1779" w:author="Scott Gaudi" w:date="2016-09-17T15:22:00Z"/>
        </w:rPr>
        <w:pPrChange w:id="1780" w:author="Scott Gaudi" w:date="2016-09-17T15:24:00Z">
          <w:pPr/>
        </w:pPrChange>
      </w:pPr>
      <w:del w:id="1781" w:author="Scott Gaudi" w:date="2016-09-17T15:22:00Z">
        <w:r w:rsidDel="007E3CD1">
          <w:delText>Scott Gaudi (</w:delText>
        </w:r>
        <w:r w:rsidRPr="00A028DB" w:rsidDel="007E3CD1">
          <w:delText>Ohio State University</w:delText>
        </w:r>
        <w:r w:rsidDel="007E3CD1">
          <w:delText>)</w:delText>
        </w:r>
      </w:del>
    </w:p>
    <w:p w14:paraId="7CC2F664" w14:textId="43B32862" w:rsidR="00A028DB" w:rsidRPr="00A028DB" w:rsidDel="007E3CD1" w:rsidRDefault="00A028DB">
      <w:pPr>
        <w:pStyle w:val="Heading1"/>
        <w:rPr>
          <w:del w:id="1782" w:author="Scott Gaudi" w:date="2016-09-17T15:22:00Z"/>
        </w:rPr>
        <w:pPrChange w:id="1783" w:author="Scott Gaudi" w:date="2016-09-17T15:24:00Z">
          <w:pPr/>
        </w:pPrChange>
      </w:pPr>
      <w:del w:id="1784" w:author="Scott Gaudi" w:date="2016-09-17T15:22:00Z">
        <w:r w:rsidDel="007E3CD1">
          <w:delText>Sara Seager (</w:delText>
        </w:r>
        <w:r w:rsidRPr="00A028DB" w:rsidDel="007E3CD1">
          <w:delText>Massachusetts Institute of Technology</w:delText>
        </w:r>
        <w:r w:rsidDel="007E3CD1">
          <w:delText>)</w:delText>
        </w:r>
      </w:del>
    </w:p>
    <w:p w14:paraId="5E73573B" w14:textId="4E145451" w:rsidR="00A028DB" w:rsidRPr="00A028DB" w:rsidDel="007E3CD1" w:rsidRDefault="00A028DB">
      <w:pPr>
        <w:pStyle w:val="Heading1"/>
        <w:rPr>
          <w:del w:id="1785" w:author="Scott Gaudi" w:date="2016-09-17T15:22:00Z"/>
        </w:rPr>
        <w:pPrChange w:id="1786" w:author="Scott Gaudi" w:date="2016-09-17T15:24:00Z">
          <w:pPr/>
        </w:pPrChange>
      </w:pPr>
      <w:del w:id="1787" w:author="Scott Gaudi" w:date="2016-09-17T15:22:00Z">
        <w:r w:rsidRPr="00A028DB" w:rsidDel="007E3CD1">
          <w:delText>Study Scientist and co-chair of the STDT</w:delText>
        </w:r>
      </w:del>
    </w:p>
    <w:p w14:paraId="09E66AD9" w14:textId="70ED1B35" w:rsidR="00A028DB" w:rsidDel="007E3CD1" w:rsidRDefault="00A028DB">
      <w:pPr>
        <w:pStyle w:val="Heading1"/>
        <w:rPr>
          <w:del w:id="1788" w:author="Scott Gaudi" w:date="2016-09-17T15:22:00Z"/>
        </w:rPr>
        <w:pPrChange w:id="1789" w:author="Scott Gaudi" w:date="2016-09-17T15:24:00Z">
          <w:pPr/>
        </w:pPrChange>
      </w:pPr>
      <w:del w:id="1790" w:author="Scott Gaudi" w:date="2016-09-17T15:22:00Z">
        <w:r w:rsidRPr="00A028DB" w:rsidDel="007E3CD1">
          <w:delText>Bertrand Mennesson, NASA Jet Propulsion Laboratory</w:delText>
        </w:r>
      </w:del>
    </w:p>
    <w:p w14:paraId="679DB656" w14:textId="18B557CD" w:rsidR="00A028DB" w:rsidDel="007E3CD1" w:rsidRDefault="00A028DB">
      <w:pPr>
        <w:pStyle w:val="Heading1"/>
        <w:rPr>
          <w:del w:id="1791" w:author="Scott Gaudi" w:date="2016-09-17T15:22:00Z"/>
        </w:rPr>
        <w:pPrChange w:id="1792" w:author="Scott Gaudi" w:date="2016-09-17T15:24:00Z">
          <w:pPr/>
        </w:pPrChange>
      </w:pPr>
      <w:del w:id="1793" w:author="Scott Gaudi" w:date="2016-09-17T15:22:00Z">
        <w:r w:rsidRPr="00A028DB" w:rsidDel="007E3CD1">
          <w:delText xml:space="preserve">Study </w:delText>
        </w:r>
        <w:r w:rsidDel="007E3CD1">
          <w:delText>Manager</w:delText>
        </w:r>
      </w:del>
    </w:p>
    <w:p w14:paraId="2868E13A" w14:textId="20D67784" w:rsidR="00A028DB" w:rsidDel="007E3CD1" w:rsidRDefault="00A028DB">
      <w:pPr>
        <w:pStyle w:val="Heading1"/>
        <w:rPr>
          <w:del w:id="1794" w:author="Scott Gaudi" w:date="2016-09-17T15:22:00Z"/>
        </w:rPr>
        <w:pPrChange w:id="1795" w:author="Scott Gaudi" w:date="2016-09-17T15:24:00Z">
          <w:pPr/>
        </w:pPrChange>
      </w:pPr>
      <w:del w:id="1796" w:author="Scott Gaudi" w:date="2016-09-17T15:22:00Z">
        <w:r w:rsidRPr="00A028DB" w:rsidDel="007E3CD1">
          <w:delText xml:space="preserve">Keith Warfield, NASA Jet Propulsion Laboratory </w:delText>
        </w:r>
      </w:del>
    </w:p>
    <w:p w14:paraId="5A953BB2" w14:textId="2FF4656D" w:rsidR="00A028DB" w:rsidRPr="00A028DB" w:rsidDel="007E3CD1" w:rsidRDefault="00A028DB">
      <w:pPr>
        <w:pStyle w:val="Heading1"/>
        <w:rPr>
          <w:del w:id="1797" w:author="Scott Gaudi" w:date="2016-09-17T15:22:00Z"/>
        </w:rPr>
        <w:pPrChange w:id="1798" w:author="Scott Gaudi" w:date="2016-09-17T15:24:00Z">
          <w:pPr/>
        </w:pPrChange>
      </w:pPr>
      <w:del w:id="1799" w:author="Scott Gaudi" w:date="2016-09-17T15:22:00Z">
        <w:r w:rsidRPr="00A028DB" w:rsidDel="007E3CD1">
          <w:delText>Members of the STDT</w:delText>
        </w:r>
      </w:del>
    </w:p>
    <w:p w14:paraId="2A1FFC66" w14:textId="392EC57B" w:rsidR="00A028DB" w:rsidRPr="00A028DB" w:rsidDel="007E3CD1" w:rsidRDefault="00A028DB">
      <w:pPr>
        <w:pStyle w:val="Heading1"/>
        <w:rPr>
          <w:del w:id="1800" w:author="Scott Gaudi" w:date="2016-09-17T15:22:00Z"/>
        </w:rPr>
        <w:pPrChange w:id="1801" w:author="Scott Gaudi" w:date="2016-09-17T15:24:00Z">
          <w:pPr/>
        </w:pPrChange>
      </w:pPr>
      <w:del w:id="1802" w:author="Scott Gaudi" w:date="2016-09-17T15:22:00Z">
        <w:r w:rsidRPr="00A028DB" w:rsidDel="007E3CD1">
          <w:delText>Kerri Cahoy, Massachusetts Institute of Technology</w:delText>
        </w:r>
      </w:del>
    </w:p>
    <w:p w14:paraId="28229BA4" w14:textId="03A52C5B" w:rsidR="00A028DB" w:rsidRPr="00A028DB" w:rsidDel="007E3CD1" w:rsidRDefault="00A028DB">
      <w:pPr>
        <w:pStyle w:val="Heading1"/>
        <w:rPr>
          <w:del w:id="1803" w:author="Scott Gaudi" w:date="2016-09-17T15:22:00Z"/>
        </w:rPr>
        <w:pPrChange w:id="1804" w:author="Scott Gaudi" w:date="2016-09-17T15:24:00Z">
          <w:pPr/>
        </w:pPrChange>
      </w:pPr>
      <w:del w:id="1805" w:author="Scott Gaudi" w:date="2016-09-17T15:22:00Z">
        <w:r w:rsidRPr="00A028DB" w:rsidDel="007E3CD1">
          <w:delText xml:space="preserve">Shawn Domagal-Goldman, NASA Goddard Space Flight Center </w:delText>
        </w:r>
      </w:del>
    </w:p>
    <w:p w14:paraId="52B99A19" w14:textId="6EA665E6" w:rsidR="00A028DB" w:rsidRPr="00A028DB" w:rsidDel="007E3CD1" w:rsidRDefault="00A028DB">
      <w:pPr>
        <w:pStyle w:val="Heading1"/>
        <w:rPr>
          <w:del w:id="1806" w:author="Scott Gaudi" w:date="2016-09-17T15:22:00Z"/>
        </w:rPr>
        <w:pPrChange w:id="1807" w:author="Scott Gaudi" w:date="2016-09-17T15:24:00Z">
          <w:pPr/>
        </w:pPrChange>
      </w:pPr>
      <w:del w:id="1808" w:author="Scott Gaudi" w:date="2016-09-17T15:22:00Z">
        <w:r w:rsidRPr="00A028DB" w:rsidDel="007E3CD1">
          <w:delText>Lee Feinberg, NASA Goddard Space Flight Center</w:delText>
        </w:r>
      </w:del>
    </w:p>
    <w:p w14:paraId="3559A1C6" w14:textId="17771832" w:rsidR="00A028DB" w:rsidRPr="00A028DB" w:rsidDel="007E3CD1" w:rsidRDefault="00A028DB">
      <w:pPr>
        <w:pStyle w:val="Heading1"/>
        <w:rPr>
          <w:del w:id="1809" w:author="Scott Gaudi" w:date="2016-09-17T15:22:00Z"/>
        </w:rPr>
        <w:pPrChange w:id="1810" w:author="Scott Gaudi" w:date="2016-09-17T15:24:00Z">
          <w:pPr/>
        </w:pPrChange>
      </w:pPr>
      <w:del w:id="1811" w:author="Scott Gaudi" w:date="2016-09-17T15:22:00Z">
        <w:r w:rsidRPr="00A028DB" w:rsidDel="007E3CD1">
          <w:delText>Olivier Guyon, University of Arizona</w:delText>
        </w:r>
      </w:del>
    </w:p>
    <w:p w14:paraId="4AA009F6" w14:textId="35F787D7" w:rsidR="00A028DB" w:rsidRPr="00A028DB" w:rsidDel="007E3CD1" w:rsidRDefault="00A028DB">
      <w:pPr>
        <w:pStyle w:val="Heading1"/>
        <w:rPr>
          <w:del w:id="1812" w:author="Scott Gaudi" w:date="2016-09-17T15:22:00Z"/>
        </w:rPr>
        <w:pPrChange w:id="1813" w:author="Scott Gaudi" w:date="2016-09-17T15:24:00Z">
          <w:pPr/>
        </w:pPrChange>
      </w:pPr>
      <w:del w:id="1814" w:author="Scott Gaudi" w:date="2016-09-17T15:22:00Z">
        <w:r w:rsidRPr="00A028DB" w:rsidDel="007E3CD1">
          <w:delText xml:space="preserve">Jeremy Kasdin, Princeton University </w:delText>
        </w:r>
      </w:del>
    </w:p>
    <w:p w14:paraId="78AB04D2" w14:textId="037611F1" w:rsidR="00A028DB" w:rsidRPr="00A028DB" w:rsidDel="007E3CD1" w:rsidRDefault="00A028DB">
      <w:pPr>
        <w:pStyle w:val="Heading1"/>
        <w:rPr>
          <w:del w:id="1815" w:author="Scott Gaudi" w:date="2016-09-17T15:22:00Z"/>
        </w:rPr>
        <w:pPrChange w:id="1816" w:author="Scott Gaudi" w:date="2016-09-17T15:24:00Z">
          <w:pPr/>
        </w:pPrChange>
      </w:pPr>
      <w:del w:id="1817" w:author="Scott Gaudi" w:date="2016-09-17T15:22:00Z">
        <w:r w:rsidRPr="00A028DB" w:rsidDel="007E3CD1">
          <w:delText>Dimitri Mawet, California Institute of Technology</w:delText>
        </w:r>
      </w:del>
    </w:p>
    <w:p w14:paraId="53E4E00D" w14:textId="4C04A4BB" w:rsidR="00A028DB" w:rsidRPr="00A028DB" w:rsidDel="007E3CD1" w:rsidRDefault="00A028DB">
      <w:pPr>
        <w:pStyle w:val="Heading1"/>
        <w:rPr>
          <w:del w:id="1818" w:author="Scott Gaudi" w:date="2016-09-17T15:22:00Z"/>
        </w:rPr>
        <w:pPrChange w:id="1819" w:author="Scott Gaudi" w:date="2016-09-17T15:24:00Z">
          <w:pPr/>
        </w:pPrChange>
      </w:pPr>
      <w:del w:id="1820" w:author="Scott Gaudi" w:date="2016-09-17T15:22:00Z">
        <w:r w:rsidRPr="00A028DB" w:rsidDel="007E3CD1">
          <w:delText>Tyler Robinson, University of California Santa Cruz</w:delText>
        </w:r>
      </w:del>
    </w:p>
    <w:p w14:paraId="0E7444FE" w14:textId="053D68EE" w:rsidR="00A028DB" w:rsidRPr="00A028DB" w:rsidDel="007E3CD1" w:rsidRDefault="00A028DB">
      <w:pPr>
        <w:pStyle w:val="Heading1"/>
        <w:rPr>
          <w:del w:id="1821" w:author="Scott Gaudi" w:date="2016-09-17T15:22:00Z"/>
        </w:rPr>
        <w:pPrChange w:id="1822" w:author="Scott Gaudi" w:date="2016-09-17T15:24:00Z">
          <w:pPr/>
        </w:pPrChange>
      </w:pPr>
      <w:del w:id="1823" w:author="Scott Gaudi" w:date="2016-09-17T15:22:00Z">
        <w:r w:rsidRPr="00A028DB" w:rsidDel="007E3CD1">
          <w:delText>Leslie Rogers, University of Chicago</w:delText>
        </w:r>
      </w:del>
    </w:p>
    <w:p w14:paraId="1D8777D4" w14:textId="75AB864F" w:rsidR="00A028DB" w:rsidRPr="00A028DB" w:rsidDel="007E3CD1" w:rsidRDefault="00A028DB">
      <w:pPr>
        <w:pStyle w:val="Heading1"/>
        <w:rPr>
          <w:del w:id="1824" w:author="Scott Gaudi" w:date="2016-09-17T15:22:00Z"/>
        </w:rPr>
        <w:pPrChange w:id="1825" w:author="Scott Gaudi" w:date="2016-09-17T15:24:00Z">
          <w:pPr/>
        </w:pPrChange>
      </w:pPr>
      <w:del w:id="1826" w:author="Scott Gaudi" w:date="2016-09-17T15:22:00Z">
        <w:r w:rsidRPr="00A028DB" w:rsidDel="007E3CD1">
          <w:delText>Paul Scowen, Arizona State University</w:delText>
        </w:r>
      </w:del>
    </w:p>
    <w:p w14:paraId="710CB24A" w14:textId="20D5D7A3" w:rsidR="00A028DB" w:rsidRPr="00A028DB" w:rsidDel="007E3CD1" w:rsidRDefault="00A028DB">
      <w:pPr>
        <w:pStyle w:val="Heading1"/>
        <w:rPr>
          <w:del w:id="1827" w:author="Scott Gaudi" w:date="2016-09-17T15:22:00Z"/>
        </w:rPr>
        <w:pPrChange w:id="1828" w:author="Scott Gaudi" w:date="2016-09-17T15:24:00Z">
          <w:pPr/>
        </w:pPrChange>
      </w:pPr>
      <w:del w:id="1829" w:author="Scott Gaudi" w:date="2016-09-17T15:22:00Z">
        <w:r w:rsidRPr="00A028DB" w:rsidDel="007E3CD1">
          <w:delText>Rachel Somerville, Rutgers University</w:delText>
        </w:r>
      </w:del>
    </w:p>
    <w:p w14:paraId="0F20BC85" w14:textId="0EB0BCB0" w:rsidR="00A028DB" w:rsidRPr="00A028DB" w:rsidDel="007E3CD1" w:rsidRDefault="00A028DB">
      <w:pPr>
        <w:pStyle w:val="Heading1"/>
        <w:rPr>
          <w:del w:id="1830" w:author="Scott Gaudi" w:date="2016-09-17T15:22:00Z"/>
        </w:rPr>
        <w:pPrChange w:id="1831" w:author="Scott Gaudi" w:date="2016-09-17T15:24:00Z">
          <w:pPr/>
        </w:pPrChange>
      </w:pPr>
      <w:del w:id="1832" w:author="Scott Gaudi" w:date="2016-09-17T15:22:00Z">
        <w:r w:rsidRPr="00A028DB" w:rsidDel="007E3CD1">
          <w:delText>Karl Stapelfeldt, NASA Jet Propulsion Laboratory</w:delText>
        </w:r>
      </w:del>
    </w:p>
    <w:p w14:paraId="75ECE2B3" w14:textId="0BE4205E" w:rsidR="00A028DB" w:rsidRPr="00A028DB" w:rsidDel="007E3CD1" w:rsidRDefault="00A028DB">
      <w:pPr>
        <w:pStyle w:val="Heading1"/>
        <w:rPr>
          <w:del w:id="1833" w:author="Scott Gaudi" w:date="2016-09-17T15:22:00Z"/>
        </w:rPr>
        <w:pPrChange w:id="1834" w:author="Scott Gaudi" w:date="2016-09-17T15:24:00Z">
          <w:pPr/>
        </w:pPrChange>
      </w:pPr>
      <w:del w:id="1835" w:author="Scott Gaudi" w:date="2016-09-17T15:22:00Z">
        <w:r w:rsidRPr="00A028DB" w:rsidDel="007E3CD1">
          <w:delText>Daniel Stern, NASA Jet Propulsion Laboratory</w:delText>
        </w:r>
      </w:del>
    </w:p>
    <w:p w14:paraId="1BC1E990" w14:textId="0D3CAA47" w:rsidR="00A028DB" w:rsidRPr="00A028DB" w:rsidDel="007E3CD1" w:rsidRDefault="00A028DB">
      <w:pPr>
        <w:pStyle w:val="Heading1"/>
        <w:rPr>
          <w:del w:id="1836" w:author="Scott Gaudi" w:date="2016-09-17T15:22:00Z"/>
        </w:rPr>
        <w:pPrChange w:id="1837" w:author="Scott Gaudi" w:date="2016-09-17T15:24:00Z">
          <w:pPr/>
        </w:pPrChange>
      </w:pPr>
      <w:del w:id="1838" w:author="Scott Gaudi" w:date="2016-09-17T15:22:00Z">
        <w:r w:rsidRPr="00A028DB" w:rsidDel="007E3CD1">
          <w:delText>Margaret Turnbull, SETI Institute</w:delText>
        </w:r>
      </w:del>
    </w:p>
    <w:p w14:paraId="7929E897" w14:textId="6E7C93C7" w:rsidR="00A028DB" w:rsidRPr="00A028DB" w:rsidDel="007E3CD1" w:rsidRDefault="00A028DB">
      <w:pPr>
        <w:pStyle w:val="Heading1"/>
        <w:rPr>
          <w:del w:id="1839" w:author="Scott Gaudi" w:date="2016-09-17T15:22:00Z"/>
        </w:rPr>
        <w:pPrChange w:id="1840" w:author="Scott Gaudi" w:date="2016-09-17T15:24:00Z">
          <w:pPr/>
        </w:pPrChange>
      </w:pPr>
      <w:del w:id="1841" w:author="Scott Gaudi" w:date="2016-09-17T15:22:00Z">
        <w:r w:rsidRPr="00A028DB" w:rsidDel="007E3CD1">
          <w:delText>Ex-Officio non-voting members of the STDT</w:delText>
        </w:r>
      </w:del>
    </w:p>
    <w:p w14:paraId="57CCDA4C" w14:textId="6C4AC434" w:rsidR="00A028DB" w:rsidRPr="00A028DB" w:rsidDel="007E3CD1" w:rsidRDefault="00A028DB">
      <w:pPr>
        <w:pStyle w:val="Heading1"/>
        <w:rPr>
          <w:del w:id="1842" w:author="Scott Gaudi" w:date="2016-09-17T15:22:00Z"/>
        </w:rPr>
        <w:pPrChange w:id="1843" w:author="Scott Gaudi" w:date="2016-09-17T15:24:00Z">
          <w:pPr/>
        </w:pPrChange>
      </w:pPr>
      <w:del w:id="1844" w:author="Scott Gaudi" w:date="2016-09-17T15:22:00Z">
        <w:r w:rsidRPr="00A028DB" w:rsidDel="007E3CD1">
          <w:delText>Martin Still, NASA Headquarters</w:delText>
        </w:r>
        <w:r w:rsidRPr="00A028DB" w:rsidDel="007E3CD1">
          <w:rPr>
            <w:i/>
            <w:iCs/>
          </w:rPr>
          <w:delText>.</w:delText>
        </w:r>
      </w:del>
    </w:p>
    <w:p w14:paraId="68DF6FBF" w14:textId="78768385" w:rsidR="00A028DB" w:rsidRPr="00A028DB" w:rsidDel="007E3CD1" w:rsidRDefault="00A028DB">
      <w:pPr>
        <w:pStyle w:val="Heading1"/>
        <w:rPr>
          <w:del w:id="1845" w:author="Scott Gaudi" w:date="2016-09-17T15:22:00Z"/>
        </w:rPr>
        <w:pPrChange w:id="1846" w:author="Scott Gaudi" w:date="2016-09-17T15:24:00Z">
          <w:pPr/>
        </w:pPrChange>
      </w:pPr>
      <w:del w:id="1847" w:author="Scott Gaudi" w:date="2016-09-17T15:22:00Z">
        <w:r w:rsidRPr="00A028DB" w:rsidDel="007E3CD1">
          <w:delText>Douglas Hudgins, NASA Headquarters</w:delText>
        </w:r>
      </w:del>
    </w:p>
    <w:p w14:paraId="5ECEDFEE" w14:textId="2A996C34" w:rsidR="00A028DB" w:rsidRPr="00A028DB" w:rsidDel="007E3CD1" w:rsidRDefault="00A028DB">
      <w:pPr>
        <w:pStyle w:val="Heading1"/>
        <w:rPr>
          <w:del w:id="1848" w:author="Scott Gaudi" w:date="2016-09-17T15:22:00Z"/>
        </w:rPr>
        <w:pPrChange w:id="1849" w:author="Scott Gaudi" w:date="2016-09-17T15:24:00Z">
          <w:pPr/>
        </w:pPrChange>
      </w:pPr>
      <w:del w:id="1850" w:author="Scott Gaudi" w:date="2016-09-17T15:22:00Z">
        <w:r w:rsidRPr="00A028DB" w:rsidDel="007E3CD1">
          <w:delText>International ex-officio non-voting members of the STDT</w:delText>
        </w:r>
      </w:del>
    </w:p>
    <w:p w14:paraId="41719CBB" w14:textId="4D493692" w:rsidR="00A028DB" w:rsidRPr="00A028DB" w:rsidDel="007E3CD1" w:rsidRDefault="00A028DB">
      <w:pPr>
        <w:pStyle w:val="Heading1"/>
        <w:rPr>
          <w:del w:id="1851" w:author="Scott Gaudi" w:date="2016-09-17T15:22:00Z"/>
        </w:rPr>
        <w:pPrChange w:id="1852" w:author="Scott Gaudi" w:date="2016-09-17T15:24:00Z">
          <w:pPr/>
        </w:pPrChange>
      </w:pPr>
      <w:del w:id="1853" w:author="Scott Gaudi" w:date="2016-09-17T15:22:00Z">
        <w:r w:rsidRPr="00A028DB" w:rsidDel="007E3CD1">
          <w:delText>Christian Marois, NRC Canada (Canadian Space Agency, CSA, Observer)</w:delText>
        </w:r>
      </w:del>
    </w:p>
    <w:p w14:paraId="3E9681A8" w14:textId="247F38E0" w:rsidR="00A028DB" w:rsidRPr="00A028DB" w:rsidDel="007E3CD1" w:rsidRDefault="00A028DB">
      <w:pPr>
        <w:pStyle w:val="Heading1"/>
        <w:rPr>
          <w:del w:id="1854" w:author="Scott Gaudi" w:date="2016-09-17T15:22:00Z"/>
        </w:rPr>
        <w:pPrChange w:id="1855" w:author="Scott Gaudi" w:date="2016-09-17T15:24:00Z">
          <w:pPr/>
        </w:pPrChange>
      </w:pPr>
      <w:del w:id="1856" w:author="Scott Gaudi" w:date="2016-09-17T15:22:00Z">
        <w:r w:rsidRPr="00A028DB" w:rsidDel="007E3CD1">
          <w:delText>David Mouillet, IPAG Grenoble (Centre National d’Etudes Spatiales, CNES, Observer)</w:delText>
        </w:r>
      </w:del>
    </w:p>
    <w:p w14:paraId="2EF8EE10" w14:textId="5F65EBBE" w:rsidR="00A028DB" w:rsidRPr="00A028DB" w:rsidDel="007E3CD1" w:rsidRDefault="00A028DB">
      <w:pPr>
        <w:pStyle w:val="Heading1"/>
        <w:rPr>
          <w:del w:id="1857" w:author="Scott Gaudi" w:date="2016-09-17T15:22:00Z"/>
        </w:rPr>
        <w:pPrChange w:id="1858" w:author="Scott Gaudi" w:date="2016-09-17T15:24:00Z">
          <w:pPr/>
        </w:pPrChange>
      </w:pPr>
      <w:del w:id="1859" w:author="Scott Gaudi" w:date="2016-09-17T15:22:00Z">
        <w:r w:rsidRPr="00A028DB" w:rsidDel="007E3CD1">
          <w:delText>Timo Prusti, ESA (European Space Agency, ESA, Observer)</w:delText>
        </w:r>
      </w:del>
    </w:p>
    <w:p w14:paraId="1ED1A219" w14:textId="16F8106A" w:rsidR="00A028DB" w:rsidRPr="00A028DB" w:rsidDel="007E3CD1" w:rsidRDefault="00A028DB">
      <w:pPr>
        <w:pStyle w:val="Heading1"/>
        <w:rPr>
          <w:del w:id="1860" w:author="Scott Gaudi" w:date="2016-09-17T15:22:00Z"/>
        </w:rPr>
        <w:pPrChange w:id="1861" w:author="Scott Gaudi" w:date="2016-09-17T15:24:00Z">
          <w:pPr/>
        </w:pPrChange>
      </w:pPr>
      <w:del w:id="1862" w:author="Scott Gaudi" w:date="2016-09-17T15:22:00Z">
        <w:r w:rsidRPr="00A028DB" w:rsidDel="007E3CD1">
          <w:delText>Andreas Quirrenbach, Heidelberg University (Deutschen Zentrums für Luft- und Raumfahrt, DLR, Observer)</w:delText>
        </w:r>
      </w:del>
    </w:p>
    <w:p w14:paraId="6B445B17" w14:textId="528BC096" w:rsidR="00A028DB" w:rsidRPr="00A028DB" w:rsidDel="007E3CD1" w:rsidRDefault="00A028DB">
      <w:pPr>
        <w:pStyle w:val="Heading1"/>
        <w:rPr>
          <w:del w:id="1863" w:author="Scott Gaudi" w:date="2016-09-17T15:22:00Z"/>
        </w:rPr>
        <w:pPrChange w:id="1864" w:author="Scott Gaudi" w:date="2016-09-17T15:24:00Z">
          <w:pPr/>
        </w:pPrChange>
      </w:pPr>
      <w:del w:id="1865" w:author="Scott Gaudi" w:date="2016-09-17T15:22:00Z">
        <w:r w:rsidRPr="00A028DB" w:rsidDel="007E3CD1">
          <w:delText>Tamura, University of Tokyo (Japanese Aerospace Exploration Agency, JAXA, Observer)</w:delText>
        </w:r>
      </w:del>
    </w:p>
    <w:p w14:paraId="04820AE0" w14:textId="49B77D3A" w:rsidR="0022165A" w:rsidRPr="00337C94" w:rsidDel="007E3CD1" w:rsidRDefault="00A028DB">
      <w:pPr>
        <w:pStyle w:val="Heading1"/>
        <w:rPr>
          <w:del w:id="1866" w:author="Scott Gaudi" w:date="2016-09-17T15:22:00Z"/>
          <w:rFonts w:hint="eastAsia"/>
        </w:rPr>
      </w:pPr>
      <w:del w:id="1867" w:author="Scott Gaudi" w:date="2016-09-17T15:22:00Z">
        <w:r w:rsidDel="007E3CD1">
          <w:delText>2.</w:delText>
        </w:r>
        <w:r w:rsidR="00461C2E" w:rsidDel="007E3CD1">
          <w:delText xml:space="preserve"> </w:delText>
        </w:r>
        <w:r w:rsidDel="007E3CD1">
          <w:delText>Executive Summary</w:delText>
        </w:r>
      </w:del>
    </w:p>
    <w:p w14:paraId="72012908" w14:textId="1945C960" w:rsidR="00623F4A" w:rsidRPr="00623F4A" w:rsidDel="007E3CD1" w:rsidRDefault="00623F4A">
      <w:pPr>
        <w:pStyle w:val="Heading1"/>
        <w:rPr>
          <w:del w:id="1868" w:author="Scott Gaudi" w:date="2016-09-17T15:22:00Z"/>
          <w:rFonts w:hint="eastAsia"/>
        </w:rPr>
      </w:pPr>
      <w:del w:id="1869" w:author="Scott Gaudi" w:date="2016-09-17T15:22:00Z">
        <w:r w:rsidDel="007E3CD1">
          <w:delText>3. Introduction</w:delText>
        </w:r>
      </w:del>
    </w:p>
    <w:p w14:paraId="75157A8A" w14:textId="5030DD2A" w:rsidR="00623F4A" w:rsidDel="007E3CD1" w:rsidRDefault="00623F4A">
      <w:pPr>
        <w:pStyle w:val="Heading1"/>
        <w:rPr>
          <w:del w:id="1870" w:author="Scott Gaudi" w:date="2016-09-17T15:22:00Z"/>
          <w:rFonts w:hint="eastAsia"/>
        </w:rPr>
      </w:pPr>
      <w:del w:id="1871" w:author="Scott Gaudi" w:date="2016-09-17T15:22:00Z">
        <w:r w:rsidDel="007E3CD1">
          <w:delText>4. Direct Imaging of Exoplanets</w:delText>
        </w:r>
      </w:del>
    </w:p>
    <w:p w14:paraId="30769E62" w14:textId="366B16D9" w:rsidR="00E25009" w:rsidDel="007E3CD1" w:rsidRDefault="00E25009">
      <w:pPr>
        <w:pStyle w:val="Heading1"/>
        <w:rPr>
          <w:del w:id="1872" w:author="Scott Gaudi" w:date="2016-09-17T15:22:00Z"/>
          <w:rFonts w:hint="eastAsia"/>
        </w:rPr>
      </w:pPr>
      <w:del w:id="1873" w:author="Scott Gaudi" w:date="2016-09-17T15:22:00Z">
        <w:r w:rsidDel="007E3CD1">
          <w:delText>4.1 Getting to Know Our Nearest Neighbors</w:delText>
        </w:r>
      </w:del>
    </w:p>
    <w:p w14:paraId="18D6045C" w14:textId="68A052E6" w:rsidR="00E25009" w:rsidDel="007E3CD1" w:rsidRDefault="00AB24CF">
      <w:pPr>
        <w:pStyle w:val="Heading1"/>
        <w:rPr>
          <w:del w:id="1874" w:author="Scott Gaudi" w:date="2016-09-17T15:22:00Z"/>
        </w:rPr>
        <w:pPrChange w:id="1875" w:author="Scott Gaudi" w:date="2016-09-17T15:24:00Z">
          <w:pPr/>
        </w:pPrChange>
      </w:pPr>
      <w:del w:id="1876" w:author="Scott Gaudi" w:date="2016-09-17T15:22:00Z">
        <w:r w:rsidDel="007E3CD1">
          <w:delText>(Maggie?)</w:delText>
        </w:r>
      </w:del>
    </w:p>
    <w:p w14:paraId="58C8C2D9" w14:textId="3315B3D8" w:rsidR="00E25009" w:rsidDel="007E3CD1" w:rsidRDefault="00E25009">
      <w:pPr>
        <w:pStyle w:val="Heading1"/>
        <w:rPr>
          <w:del w:id="1877" w:author="Scott Gaudi" w:date="2016-09-17T15:22:00Z"/>
          <w:rFonts w:hint="eastAsia"/>
        </w:rPr>
      </w:pPr>
      <w:del w:id="1878" w:author="Scott Gaudi" w:date="2016-09-17T15:22:00Z">
        <w:r w:rsidDel="007E3CD1">
          <w:delText>4.2 Characterizing the Diversity of Exoplanets</w:delText>
        </w:r>
      </w:del>
    </w:p>
    <w:p w14:paraId="00091A16" w14:textId="5F9644E7" w:rsidR="00AB24CF" w:rsidRPr="00AB24CF" w:rsidDel="007E3CD1" w:rsidRDefault="00AB24CF">
      <w:pPr>
        <w:pStyle w:val="Heading1"/>
        <w:rPr>
          <w:del w:id="1879" w:author="Scott Gaudi" w:date="2016-09-17T15:22:00Z"/>
        </w:rPr>
        <w:pPrChange w:id="1880" w:author="Scott Gaudi" w:date="2016-09-17T15:24:00Z">
          <w:pPr/>
        </w:pPrChange>
      </w:pPr>
      <w:del w:id="1881" w:author="Scott Gaudi" w:date="2016-09-17T15:22:00Z">
        <w:r w:rsidDel="007E3CD1">
          <w:delText>(Ty? Leslie?)</w:delText>
        </w:r>
      </w:del>
    </w:p>
    <w:p w14:paraId="61E11E72" w14:textId="43CDDA48" w:rsidR="00E25009" w:rsidRPr="00E25009" w:rsidDel="007E3CD1" w:rsidRDefault="00E25009">
      <w:pPr>
        <w:pStyle w:val="Heading1"/>
        <w:rPr>
          <w:del w:id="1882" w:author="Scott Gaudi" w:date="2016-09-17T15:22:00Z"/>
        </w:rPr>
        <w:pPrChange w:id="1883" w:author="Scott Gaudi" w:date="2016-09-17T15:24:00Z">
          <w:pPr/>
        </w:pPrChange>
      </w:pPr>
      <w:del w:id="1884" w:author="Scott Gaudi" w:date="2016-09-17T15:22:00Z">
        <w:r w:rsidRPr="00787286" w:rsidDel="007E3CD1">
          <w:rPr>
            <w:noProof/>
          </w:rPr>
          <w:drawing>
            <wp:inline distT="0" distB="0" distL="0" distR="0" wp14:anchorId="26A10906" wp14:editId="717A9549">
              <wp:extent cx="5486400" cy="3291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_comp.jpg"/>
                      <pic:cNvPicPr/>
                    </pic:nvPicPr>
                    <pic:blipFill>
                      <a:blip r:embed="rId9">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del>
    </w:p>
    <w:p w14:paraId="63132C9B" w14:textId="4B3BD7A5" w:rsidR="00E25009" w:rsidRPr="00E25009" w:rsidDel="007E3CD1" w:rsidRDefault="00E25009">
      <w:pPr>
        <w:pStyle w:val="Heading1"/>
        <w:rPr>
          <w:del w:id="1885" w:author="Scott Gaudi" w:date="2016-09-17T15:22:00Z"/>
        </w:rPr>
        <w:pPrChange w:id="1886" w:author="Scott Gaudi" w:date="2016-09-17T15:24:00Z">
          <w:pPr/>
        </w:pPrChange>
      </w:pPr>
    </w:p>
    <w:p w14:paraId="20A7FDED" w14:textId="51CCA676" w:rsidR="00E25009" w:rsidDel="007E3CD1" w:rsidRDefault="00E25009">
      <w:pPr>
        <w:pStyle w:val="Heading1"/>
        <w:rPr>
          <w:del w:id="1887" w:author="Scott Gaudi" w:date="2016-09-17T15:22:00Z"/>
        </w:rPr>
        <w:pPrChange w:id="1888" w:author="Scott Gaudi" w:date="2016-09-17T15:24:00Z">
          <w:pPr/>
        </w:pPrChange>
      </w:pPr>
    </w:p>
    <w:p w14:paraId="51A6EC4B" w14:textId="2B43860B" w:rsidR="00E25009" w:rsidDel="007E3CD1" w:rsidRDefault="00E25009">
      <w:pPr>
        <w:pStyle w:val="Heading1"/>
        <w:rPr>
          <w:del w:id="1889" w:author="Scott Gaudi" w:date="2016-09-17T15:22:00Z"/>
        </w:rPr>
        <w:pPrChange w:id="1890" w:author="Scott Gaudi" w:date="2016-09-17T15:24:00Z">
          <w:pPr/>
        </w:pPrChange>
      </w:pPr>
      <w:del w:id="1891" w:author="Scott Gaudi" w:date="2016-09-17T15:22:00Z">
        <w:r w:rsidDel="007E3CD1">
          <w:delText>4.3 Searching for Habitable Conditions and Evidence of Habitability</w:delText>
        </w:r>
      </w:del>
    </w:p>
    <w:p w14:paraId="623E6987" w14:textId="60041605" w:rsidR="00AB24CF" w:rsidRPr="00AB24CF" w:rsidDel="007E3CD1" w:rsidRDefault="00AB24CF">
      <w:pPr>
        <w:pStyle w:val="Heading1"/>
        <w:rPr>
          <w:del w:id="1892" w:author="Scott Gaudi" w:date="2016-09-17T15:22:00Z"/>
        </w:rPr>
        <w:pPrChange w:id="1893" w:author="Scott Gaudi" w:date="2016-09-17T15:24:00Z">
          <w:pPr/>
        </w:pPrChange>
      </w:pPr>
      <w:del w:id="1894" w:author="Scott Gaudi" w:date="2016-09-17T15:22:00Z">
        <w:r w:rsidDel="007E3CD1">
          <w:delText>(Shawn? Ty?)</w:delText>
        </w:r>
      </w:del>
    </w:p>
    <w:p w14:paraId="0BC3D928" w14:textId="46BB48A2" w:rsidR="00E25009" w:rsidRPr="00E25009" w:rsidDel="007E3CD1" w:rsidRDefault="00E25009">
      <w:pPr>
        <w:pStyle w:val="Heading1"/>
        <w:rPr>
          <w:del w:id="1895" w:author="Scott Gaudi" w:date="2016-09-17T15:22:00Z"/>
        </w:rPr>
        <w:pPrChange w:id="1896" w:author="Scott Gaudi" w:date="2016-09-17T15:24:00Z">
          <w:pPr/>
        </w:pPrChange>
      </w:pPr>
      <w:del w:id="1897" w:author="Scott Gaudi" w:date="2016-09-17T15:22:00Z">
        <w:r w:rsidRPr="00787286" w:rsidDel="007E3CD1">
          <w:rPr>
            <w:noProof/>
          </w:rPr>
          <w:drawing>
            <wp:inline distT="0" distB="0" distL="0" distR="0" wp14:anchorId="1BCB625E" wp14:editId="06525C34">
              <wp:extent cx="5486400" cy="353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um.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30600"/>
                      </a:xfrm>
                      <a:prstGeom prst="rect">
                        <a:avLst/>
                      </a:prstGeom>
                    </pic:spPr>
                  </pic:pic>
                </a:graphicData>
              </a:graphic>
            </wp:inline>
          </w:drawing>
        </w:r>
      </w:del>
    </w:p>
    <w:p w14:paraId="09CBDB64" w14:textId="19DE415A" w:rsidR="00BD4078" w:rsidDel="007E3CD1" w:rsidRDefault="00BD4078">
      <w:pPr>
        <w:pStyle w:val="Heading1"/>
        <w:rPr>
          <w:del w:id="1898" w:author="Scott Gaudi" w:date="2016-09-17T15:22:00Z"/>
          <w:rFonts w:cs="Times"/>
          <w:sz w:val="30"/>
          <w:szCs w:val="30"/>
        </w:rPr>
        <w:pPrChange w:id="1899" w:author="Scott Gaudi" w:date="2016-09-17T15:24:00Z">
          <w:pPr>
            <w:widowControl w:val="0"/>
            <w:autoSpaceDE w:val="0"/>
            <w:autoSpaceDN w:val="0"/>
            <w:adjustRightInd w:val="0"/>
            <w:spacing w:before="0"/>
          </w:pPr>
        </w:pPrChange>
      </w:pPr>
    </w:p>
    <w:p w14:paraId="1478D06C" w14:textId="72FB3B42" w:rsidR="00BD4078" w:rsidRPr="00AB24CF" w:rsidDel="007E3CD1" w:rsidRDefault="00BD4078">
      <w:pPr>
        <w:pStyle w:val="Heading1"/>
        <w:rPr>
          <w:del w:id="1900" w:author="Scott Gaudi" w:date="2016-09-17T15:22:00Z"/>
          <w:rFonts w:cs="Times"/>
          <w:sz w:val="28"/>
          <w:szCs w:val="28"/>
        </w:rPr>
        <w:pPrChange w:id="1901" w:author="Scott Gaudi" w:date="2016-09-17T15:24:00Z">
          <w:pPr>
            <w:widowControl w:val="0"/>
            <w:autoSpaceDE w:val="0"/>
            <w:autoSpaceDN w:val="0"/>
            <w:adjustRightInd w:val="0"/>
            <w:spacing w:before="0"/>
          </w:pPr>
        </w:pPrChange>
      </w:pPr>
      <w:del w:id="1902" w:author="Scott Gaudi" w:date="2016-09-17T15:22:00Z">
        <w:r w:rsidRPr="00AB24CF" w:rsidDel="007E3CD1">
          <w:rPr>
            <w:rFonts w:cs="Times"/>
            <w:sz w:val="28"/>
            <w:szCs w:val="28"/>
          </w:rPr>
          <w:delText>Here is what I propose for the WL range for biosignatures, with rationales.</w:delText>
        </w:r>
      </w:del>
    </w:p>
    <w:p w14:paraId="41AB5EB7" w14:textId="1DF60A14" w:rsidR="00BD4078" w:rsidRPr="00AB24CF" w:rsidDel="007E3CD1" w:rsidRDefault="00BD4078">
      <w:pPr>
        <w:pStyle w:val="Heading1"/>
        <w:rPr>
          <w:del w:id="1903" w:author="Scott Gaudi" w:date="2016-09-17T15:22:00Z"/>
          <w:rFonts w:cs="Times"/>
          <w:sz w:val="28"/>
          <w:szCs w:val="28"/>
        </w:rPr>
        <w:pPrChange w:id="1904" w:author="Scott Gaudi" w:date="2016-09-17T15:24:00Z">
          <w:pPr>
            <w:widowControl w:val="0"/>
            <w:autoSpaceDE w:val="0"/>
            <w:autoSpaceDN w:val="0"/>
            <w:adjustRightInd w:val="0"/>
            <w:spacing w:before="0"/>
          </w:pPr>
        </w:pPrChange>
      </w:pPr>
      <w:del w:id="1905" w:author="Scott Gaudi" w:date="2016-09-17T15:22:00Z">
        <w:r w:rsidRPr="00AB24CF" w:rsidDel="007E3CD1">
          <w:rPr>
            <w:rFonts w:cs="Times"/>
            <w:sz w:val="28"/>
            <w:szCs w:val="28"/>
          </w:rPr>
          <w:delText>  </w:delText>
        </w:r>
      </w:del>
    </w:p>
    <w:p w14:paraId="665D5C82" w14:textId="6A483B9C" w:rsidR="00BD4078" w:rsidRPr="00AB24CF" w:rsidDel="007E3CD1" w:rsidRDefault="00BD4078">
      <w:pPr>
        <w:pStyle w:val="Heading1"/>
        <w:rPr>
          <w:del w:id="1906" w:author="Scott Gaudi" w:date="2016-09-17T15:22:00Z"/>
          <w:rFonts w:cs="Times"/>
          <w:sz w:val="28"/>
          <w:szCs w:val="28"/>
        </w:rPr>
        <w:pPrChange w:id="1907" w:author="Scott Gaudi" w:date="2016-09-17T15:24:00Z">
          <w:pPr>
            <w:widowControl w:val="0"/>
            <w:autoSpaceDE w:val="0"/>
            <w:autoSpaceDN w:val="0"/>
            <w:adjustRightInd w:val="0"/>
            <w:spacing w:before="0"/>
          </w:pPr>
        </w:pPrChange>
      </w:pPr>
      <w:del w:id="1908" w:author="Scott Gaudi" w:date="2016-09-17T15:22:00Z">
        <w:r w:rsidRPr="00AB24CF" w:rsidDel="007E3CD1">
          <w:rPr>
            <w:rFonts w:cs="Times"/>
            <w:sz w:val="28"/>
            <w:szCs w:val="28"/>
          </w:rPr>
          <w:delText>Must: 0.4-1.0 continuous, with photometry down to 0.25 um.</w:delText>
        </w:r>
      </w:del>
    </w:p>
    <w:p w14:paraId="1AD51530" w14:textId="7415DD12" w:rsidR="00AB24CF" w:rsidRPr="00AB24CF" w:rsidDel="007E3CD1" w:rsidRDefault="00BD4078">
      <w:pPr>
        <w:pStyle w:val="Heading1"/>
        <w:rPr>
          <w:del w:id="1909" w:author="Scott Gaudi" w:date="2016-09-17T15:22:00Z"/>
          <w:rFonts w:cs="Tahoma"/>
          <w:sz w:val="28"/>
          <w:szCs w:val="28"/>
        </w:rPr>
        <w:pPrChange w:id="1910" w:author="Scott Gaudi" w:date="2016-09-17T15:24:00Z">
          <w:pPr>
            <w:pStyle w:val="ListParagraph"/>
            <w:widowControl w:val="0"/>
            <w:numPr>
              <w:numId w:val="10"/>
            </w:numPr>
            <w:autoSpaceDE w:val="0"/>
            <w:autoSpaceDN w:val="0"/>
            <w:adjustRightInd w:val="0"/>
            <w:spacing w:before="0"/>
            <w:ind w:hanging="360"/>
          </w:pPr>
        </w:pPrChange>
      </w:pPr>
      <w:del w:id="1911" w:author="Scott Gaudi" w:date="2016-09-17T15:22:00Z">
        <w:r w:rsidRPr="00AB24CF" w:rsidDel="007E3CD1">
          <w:rPr>
            <w:rFonts w:cs="Times"/>
            <w:sz w:val="28"/>
            <w:szCs w:val="28"/>
          </w:rPr>
          <w:delText>Whether or not we go down to 2</w:delText>
        </w:r>
        <w:r w:rsidR="00AB24CF" w:rsidRPr="00AB24CF" w:rsidDel="007E3CD1">
          <w:rPr>
            <w:rFonts w:cs="Times"/>
            <w:sz w:val="28"/>
            <w:szCs w:val="28"/>
          </w:rPr>
          <w:delText>50 nm for high contrast imaging</w:delText>
        </w:r>
        <w:r w:rsidRPr="00AB24CF" w:rsidDel="007E3CD1">
          <w:rPr>
            <w:rFonts w:cs="Times"/>
            <w:sz w:val="28"/>
            <w:szCs w:val="28"/>
          </w:rPr>
          <w:delText xml:space="preserve"> makes of course a big difference (much more than th</w:delText>
        </w:r>
        <w:r w:rsidR="00AB24CF" w:rsidDel="007E3CD1">
          <w:rPr>
            <w:rFonts w:cs="Times"/>
            <w:sz w:val="28"/>
            <w:szCs w:val="28"/>
          </w:rPr>
          <w:delText xml:space="preserve">e requirement of </w:delText>
        </w:r>
        <w:r w:rsidRPr="00AB24CF" w:rsidDel="007E3CD1">
          <w:rPr>
            <w:rFonts w:cs="Times"/>
            <w:sz w:val="28"/>
            <w:szCs w:val="28"/>
          </w:rPr>
          <w:delText>making broad-band photometric measurements vs spectroscopic ones). So is our "must" blue end for high contrast imaging 400nm or is it really 250nm?</w:delText>
        </w:r>
      </w:del>
    </w:p>
    <w:p w14:paraId="0ECDC929" w14:textId="46FFFD1B" w:rsidR="00AB24CF" w:rsidRPr="00AB24CF" w:rsidDel="007E3CD1" w:rsidRDefault="00BD4078">
      <w:pPr>
        <w:pStyle w:val="Heading1"/>
        <w:rPr>
          <w:del w:id="1912" w:author="Scott Gaudi" w:date="2016-09-17T15:22:00Z"/>
          <w:rFonts w:cs="Tahoma"/>
          <w:sz w:val="28"/>
          <w:szCs w:val="28"/>
        </w:rPr>
        <w:pPrChange w:id="1913" w:author="Scott Gaudi" w:date="2016-09-17T15:24:00Z">
          <w:pPr>
            <w:pStyle w:val="ListParagraph"/>
            <w:widowControl w:val="0"/>
            <w:numPr>
              <w:numId w:val="10"/>
            </w:numPr>
            <w:autoSpaceDE w:val="0"/>
            <w:autoSpaceDN w:val="0"/>
            <w:adjustRightInd w:val="0"/>
            <w:spacing w:before="0"/>
            <w:ind w:hanging="360"/>
          </w:pPr>
        </w:pPrChange>
      </w:pPr>
      <w:del w:id="1914" w:author="Scott Gaudi" w:date="2016-09-17T15:22:00Z">
        <w:r w:rsidRPr="00AB24CF" w:rsidDel="007E3CD1">
          <w:rPr>
            <w:rFonts w:cs="Helvetica"/>
            <w:color w:val="E65C28"/>
            <w:sz w:val="28"/>
            <w:szCs w:val="28"/>
          </w:rPr>
          <w:delText>I would argue 400 for the “MUST.” But I’m biased from my work on O3. In my opinion, the O3 feature isn’t as useful is people have historically thought it is. It is easier to cause false positives, both through abiotic O3 generation and via absorption by species other than O3 (such as SO2 and the unknown absorber in Venus’s atmosphere.) That said, it can be useful for some observational strategy reasons. But that is what (IMO) would place it in the “want” category.</w:delText>
        </w:r>
      </w:del>
    </w:p>
    <w:p w14:paraId="42372E67" w14:textId="16BB3CE4" w:rsidR="00AB24CF" w:rsidRPr="00AB24CF" w:rsidDel="007E3CD1" w:rsidRDefault="00BD4078">
      <w:pPr>
        <w:pStyle w:val="Heading1"/>
        <w:rPr>
          <w:del w:id="1915" w:author="Scott Gaudi" w:date="2016-09-17T15:22:00Z"/>
          <w:rFonts w:cs="Tahoma"/>
          <w:sz w:val="28"/>
          <w:szCs w:val="28"/>
        </w:rPr>
        <w:pPrChange w:id="1916" w:author="Scott Gaudi" w:date="2016-09-17T15:24:00Z">
          <w:pPr>
            <w:pStyle w:val="ListParagraph"/>
            <w:widowControl w:val="0"/>
            <w:numPr>
              <w:numId w:val="10"/>
            </w:numPr>
            <w:autoSpaceDE w:val="0"/>
            <w:autoSpaceDN w:val="0"/>
            <w:adjustRightInd w:val="0"/>
            <w:spacing w:before="0"/>
            <w:ind w:hanging="360"/>
          </w:pPr>
        </w:pPrChange>
      </w:pPr>
      <w:del w:id="1917" w:author="Scott Gaudi" w:date="2016-09-17T15:22:00Z">
        <w:r w:rsidRPr="00AB24CF" w:rsidDel="007E3CD1">
          <w:rPr>
            <w:rFonts w:cs="Times"/>
            <w:sz w:val="28"/>
            <w:szCs w:val="28"/>
          </w:rPr>
          <w:delText>Also, if the must for high contrast imaging is really down to 250nm, what do we mean exactly by photometry? R=50 at 400 nm corresponds to an 8nm</w:delText>
        </w:r>
        <w:r w:rsidR="00AB24CF" w:rsidDel="007E3CD1">
          <w:rPr>
            <w:rFonts w:cs="Times"/>
            <w:sz w:val="28"/>
            <w:szCs w:val="28"/>
          </w:rPr>
          <w:delText xml:space="preserve"> bin. How many? Much broader </w:delText>
        </w:r>
        <w:r w:rsidRPr="00AB24CF" w:rsidDel="007E3CD1">
          <w:rPr>
            <w:rFonts w:cs="Times"/>
            <w:sz w:val="28"/>
            <w:szCs w:val="28"/>
          </w:rPr>
          <w:delText>bins would we like to do broad-band photometry between 250nm and 400 nm? Is one enough? </w:delText>
        </w:r>
      </w:del>
    </w:p>
    <w:p w14:paraId="6DE525A5" w14:textId="0B887F57" w:rsidR="00AB24CF" w:rsidRPr="00AB24CF" w:rsidDel="007E3CD1" w:rsidRDefault="00BD4078">
      <w:pPr>
        <w:pStyle w:val="Heading1"/>
        <w:rPr>
          <w:del w:id="1918" w:author="Scott Gaudi" w:date="2016-09-17T15:22:00Z"/>
          <w:rFonts w:cs="Tahoma"/>
          <w:sz w:val="28"/>
          <w:szCs w:val="28"/>
        </w:rPr>
        <w:pPrChange w:id="1919" w:author="Scott Gaudi" w:date="2016-09-17T15:24:00Z">
          <w:pPr>
            <w:pStyle w:val="ListParagraph"/>
            <w:widowControl w:val="0"/>
            <w:numPr>
              <w:numId w:val="10"/>
            </w:numPr>
            <w:autoSpaceDE w:val="0"/>
            <w:autoSpaceDN w:val="0"/>
            <w:adjustRightInd w:val="0"/>
            <w:spacing w:before="0"/>
            <w:ind w:hanging="360"/>
          </w:pPr>
        </w:pPrChange>
      </w:pPr>
      <w:del w:id="1920" w:author="Scott Gaudi" w:date="2016-09-17T15:22:00Z">
        <w:r w:rsidRPr="00AB24CF" w:rsidDel="007E3CD1">
          <w:rPr>
            <w:rFonts w:cs="Helvetica"/>
            <w:color w:val="E65C28"/>
            <w:sz w:val="28"/>
            <w:szCs w:val="28"/>
          </w:rPr>
          <w:delText>We should also ask Jeremy this question, as he was the one that suggested it. But I think the idea was to get one broad bin to “see” the falloff at short (UV) wavelengths due to the O3 absorption. Perhaps you could have a second bin on the far side of the O3 feature. But that’s really pushing it…</w:delText>
        </w:r>
      </w:del>
    </w:p>
    <w:p w14:paraId="351E8DF7" w14:textId="0CC056F3" w:rsidR="00AB24CF" w:rsidRPr="00AB24CF" w:rsidDel="007E3CD1" w:rsidRDefault="00AB24CF">
      <w:pPr>
        <w:pStyle w:val="Heading1"/>
        <w:rPr>
          <w:del w:id="1921" w:author="Scott Gaudi" w:date="2016-09-17T15:22:00Z"/>
          <w:rFonts w:cs="Tahoma"/>
          <w:sz w:val="28"/>
          <w:szCs w:val="28"/>
        </w:rPr>
        <w:pPrChange w:id="1922" w:author="Scott Gaudi" w:date="2016-09-17T15:24:00Z">
          <w:pPr>
            <w:pStyle w:val="ListParagraph"/>
            <w:widowControl w:val="0"/>
            <w:numPr>
              <w:numId w:val="10"/>
            </w:numPr>
            <w:autoSpaceDE w:val="0"/>
            <w:autoSpaceDN w:val="0"/>
            <w:adjustRightInd w:val="0"/>
            <w:spacing w:before="0"/>
            <w:ind w:hanging="360"/>
          </w:pPr>
        </w:pPrChange>
      </w:pPr>
      <w:del w:id="1923" w:author="Scott Gaudi" w:date="2016-09-17T15:22:00Z">
        <w:r w:rsidDel="007E3CD1">
          <w:rPr>
            <w:rFonts w:cs="Times"/>
            <w:sz w:val="28"/>
            <w:szCs w:val="28"/>
          </w:rPr>
          <w:delText xml:space="preserve">More generally, - and we </w:delText>
        </w:r>
        <w:r w:rsidR="00BD4078" w:rsidRPr="00AB24CF" w:rsidDel="007E3CD1">
          <w:rPr>
            <w:rFonts w:cs="Times"/>
            <w:sz w:val="28"/>
            <w:szCs w:val="28"/>
          </w:rPr>
          <w:delText>also need this to be specified for the ExoSIM y</w:delText>
        </w:r>
        <w:r w:rsidDel="007E3CD1">
          <w:rPr>
            <w:rFonts w:cs="Times"/>
            <w:sz w:val="28"/>
            <w:szCs w:val="28"/>
          </w:rPr>
          <w:delText>ield estimates</w:delText>
        </w:r>
        <w:r w:rsidR="00BD4078" w:rsidRPr="00AB24CF" w:rsidDel="007E3CD1">
          <w:rPr>
            <w:rFonts w:cs="Times"/>
            <w:sz w:val="28"/>
            <w:szCs w:val="28"/>
          </w:rPr>
          <w:delText>, what is the spectral resolution required in the 0.4 to 1 micron region, ignoring Dimitri's high R approach for now. R=50, R=70, R=100? We should at least specify the  R required for spectroscopy characterization at 400nm and at 1000nm. </w:delText>
        </w:r>
      </w:del>
    </w:p>
    <w:p w14:paraId="3B046A5E" w14:textId="503213F9" w:rsidR="00BD4078" w:rsidRPr="00AB24CF" w:rsidDel="007E3CD1" w:rsidRDefault="00BD4078">
      <w:pPr>
        <w:pStyle w:val="Heading1"/>
        <w:rPr>
          <w:del w:id="1924" w:author="Scott Gaudi" w:date="2016-09-17T15:22:00Z"/>
          <w:rFonts w:cs="Tahoma"/>
          <w:sz w:val="28"/>
          <w:szCs w:val="28"/>
        </w:rPr>
        <w:pPrChange w:id="1925" w:author="Scott Gaudi" w:date="2016-09-17T15:24:00Z">
          <w:pPr>
            <w:pStyle w:val="ListParagraph"/>
            <w:widowControl w:val="0"/>
            <w:numPr>
              <w:numId w:val="10"/>
            </w:numPr>
            <w:autoSpaceDE w:val="0"/>
            <w:autoSpaceDN w:val="0"/>
            <w:adjustRightInd w:val="0"/>
            <w:spacing w:before="0"/>
            <w:ind w:hanging="360"/>
          </w:pPr>
        </w:pPrChange>
      </w:pPr>
      <w:del w:id="1926" w:author="Scott Gaudi" w:date="2016-09-17T15:22:00Z">
        <w:r w:rsidRPr="00AB24CF" w:rsidDel="007E3CD1">
          <w:rPr>
            <w:rFonts w:cs="Helvetica"/>
            <w:color w:val="E65C28"/>
            <w:sz w:val="28"/>
            <w:szCs w:val="28"/>
          </w:rPr>
          <w:delText>Let’s use R=70 for now. There’s some debate about whether we need R=70 or R=150, as a recent paper (Brandt et al.) suggested the higher number. Sara might have thoughts on this, as the R=70 number traces back to the DesMarais et al. review she was on. I’m also looking at this further…</w:delText>
        </w:r>
      </w:del>
    </w:p>
    <w:p w14:paraId="33716327" w14:textId="2C350E4D" w:rsidR="00BD4078" w:rsidRPr="00AB24CF" w:rsidDel="007E3CD1" w:rsidRDefault="00BD4078">
      <w:pPr>
        <w:pStyle w:val="Heading1"/>
        <w:rPr>
          <w:del w:id="1927" w:author="Scott Gaudi" w:date="2016-09-17T15:22:00Z"/>
          <w:rFonts w:cs="Tahoma"/>
          <w:sz w:val="28"/>
          <w:szCs w:val="28"/>
        </w:rPr>
        <w:pPrChange w:id="1928" w:author="Scott Gaudi" w:date="2016-09-17T15:24:00Z">
          <w:pPr>
            <w:widowControl w:val="0"/>
            <w:autoSpaceDE w:val="0"/>
            <w:autoSpaceDN w:val="0"/>
            <w:adjustRightInd w:val="0"/>
            <w:spacing w:before="0"/>
          </w:pPr>
        </w:pPrChange>
      </w:pPr>
    </w:p>
    <w:p w14:paraId="2ADDEF65" w14:textId="77FB5AFB" w:rsidR="00AB24CF" w:rsidDel="007E3CD1" w:rsidRDefault="00AB24CF">
      <w:pPr>
        <w:pStyle w:val="Heading1"/>
        <w:rPr>
          <w:del w:id="1929" w:author="Scott Gaudi" w:date="2016-09-17T15:22:00Z"/>
          <w:rFonts w:cs="Tahoma"/>
          <w:sz w:val="28"/>
          <w:szCs w:val="28"/>
        </w:rPr>
        <w:pPrChange w:id="1930" w:author="Scott Gaudi" w:date="2016-09-17T15:24:00Z">
          <w:pPr>
            <w:widowControl w:val="0"/>
            <w:autoSpaceDE w:val="0"/>
            <w:autoSpaceDN w:val="0"/>
            <w:adjustRightInd w:val="0"/>
            <w:spacing w:before="0"/>
          </w:pPr>
        </w:pPrChange>
      </w:pPr>
      <w:del w:id="1931" w:author="Scott Gaudi" w:date="2016-09-17T15:22:00Z">
        <w:r w:rsidDel="007E3CD1">
          <w:rPr>
            <w:rFonts w:cs="Times"/>
            <w:sz w:val="28"/>
            <w:szCs w:val="28"/>
          </w:rPr>
          <w:delText>F</w:delText>
        </w:r>
        <w:r w:rsidR="00BD4078" w:rsidRPr="00AB24CF" w:rsidDel="007E3CD1">
          <w:rPr>
            <w:rFonts w:cs="Times"/>
            <w:sz w:val="28"/>
            <w:szCs w:val="28"/>
          </w:rPr>
          <w:delText>or the science yield estimates, which we will originally run for our MUSTS, we also need to specify:</w:delText>
        </w:r>
      </w:del>
    </w:p>
    <w:p w14:paraId="03CADE1D" w14:textId="6077517A" w:rsidR="00AB24CF" w:rsidRPr="00AB24CF" w:rsidDel="007E3CD1" w:rsidRDefault="00B93E92">
      <w:pPr>
        <w:pStyle w:val="Heading1"/>
        <w:rPr>
          <w:del w:id="1932" w:author="Scott Gaudi" w:date="2016-09-17T15:22:00Z"/>
          <w:rFonts w:cs="Tahoma"/>
          <w:sz w:val="28"/>
          <w:szCs w:val="28"/>
        </w:rPr>
        <w:pPrChange w:id="1933" w:author="Scott Gaudi" w:date="2016-09-17T15:24:00Z">
          <w:pPr>
            <w:pStyle w:val="ListParagraph"/>
            <w:widowControl w:val="0"/>
            <w:numPr>
              <w:numId w:val="11"/>
            </w:numPr>
            <w:autoSpaceDE w:val="0"/>
            <w:autoSpaceDN w:val="0"/>
            <w:adjustRightInd w:val="0"/>
            <w:spacing w:before="0"/>
            <w:ind w:hanging="360"/>
          </w:pPr>
        </w:pPrChange>
      </w:pPr>
      <w:del w:id="1934" w:author="Scott Gaudi" w:date="2016-09-17T15:22:00Z">
        <w:r w:rsidDel="007E3CD1">
          <w:rPr>
            <w:rFonts w:cs="Times"/>
            <w:sz w:val="28"/>
            <w:szCs w:val="28"/>
          </w:rPr>
          <w:delText xml:space="preserve">A </w:delText>
        </w:r>
        <w:r w:rsidR="00BD4078" w:rsidRPr="00AB24CF" w:rsidDel="007E3CD1">
          <w:rPr>
            <w:rFonts w:cs="Times"/>
            <w:sz w:val="28"/>
            <w:szCs w:val="28"/>
          </w:rPr>
          <w:delText>broad-band detection wavelength, associated spectral resolution and SNR</w:delText>
        </w:r>
      </w:del>
    </w:p>
    <w:p w14:paraId="7702745B" w14:textId="7C4F6C32" w:rsidR="00AB24CF" w:rsidRPr="00AB24CF" w:rsidDel="007E3CD1" w:rsidRDefault="00B93E92">
      <w:pPr>
        <w:pStyle w:val="Heading1"/>
        <w:rPr>
          <w:del w:id="1935" w:author="Scott Gaudi" w:date="2016-09-17T15:22:00Z"/>
          <w:rFonts w:cs="Tahoma"/>
          <w:sz w:val="28"/>
          <w:szCs w:val="28"/>
        </w:rPr>
        <w:pPrChange w:id="1936" w:author="Scott Gaudi" w:date="2016-09-17T15:24:00Z">
          <w:pPr>
            <w:pStyle w:val="ListParagraph"/>
            <w:widowControl w:val="0"/>
            <w:numPr>
              <w:numId w:val="11"/>
            </w:numPr>
            <w:autoSpaceDE w:val="0"/>
            <w:autoSpaceDN w:val="0"/>
            <w:adjustRightInd w:val="0"/>
            <w:spacing w:before="0"/>
            <w:ind w:hanging="360"/>
          </w:pPr>
        </w:pPrChange>
      </w:pPr>
      <w:del w:id="1937" w:author="Scott Gaudi" w:date="2016-09-17T15:22:00Z">
        <w:r w:rsidDel="007E3CD1">
          <w:rPr>
            <w:rFonts w:cs="Times"/>
            <w:sz w:val="28"/>
            <w:szCs w:val="28"/>
          </w:rPr>
          <w:delText>A</w:delText>
        </w:r>
        <w:r w:rsidR="00BD4078" w:rsidRPr="00AB24CF" w:rsidDel="007E3CD1">
          <w:rPr>
            <w:rFonts w:cs="Times"/>
            <w:sz w:val="28"/>
            <w:szCs w:val="28"/>
          </w:rPr>
          <w:delText xml:space="preserve"> blue end wavelength for spectroscopy, which is now suggested to be 400nm, with associated spectral resolution and SNR (on continuum)</w:delText>
        </w:r>
      </w:del>
    </w:p>
    <w:p w14:paraId="42A68A39" w14:textId="3D14E678" w:rsidR="00AB24CF" w:rsidRPr="00AB24CF" w:rsidDel="007E3CD1" w:rsidRDefault="00B93E92">
      <w:pPr>
        <w:pStyle w:val="Heading1"/>
        <w:rPr>
          <w:del w:id="1938" w:author="Scott Gaudi" w:date="2016-09-17T15:22:00Z"/>
          <w:rFonts w:cs="Tahoma"/>
          <w:sz w:val="28"/>
          <w:szCs w:val="28"/>
        </w:rPr>
        <w:pPrChange w:id="1939" w:author="Scott Gaudi" w:date="2016-09-17T15:24:00Z">
          <w:pPr>
            <w:pStyle w:val="ListParagraph"/>
            <w:widowControl w:val="0"/>
            <w:numPr>
              <w:numId w:val="11"/>
            </w:numPr>
            <w:autoSpaceDE w:val="0"/>
            <w:autoSpaceDN w:val="0"/>
            <w:adjustRightInd w:val="0"/>
            <w:spacing w:before="0"/>
            <w:ind w:hanging="360"/>
          </w:pPr>
        </w:pPrChange>
      </w:pPr>
      <w:del w:id="1940" w:author="Scott Gaudi" w:date="2016-09-17T15:22:00Z">
        <w:r w:rsidDel="007E3CD1">
          <w:rPr>
            <w:rFonts w:cs="Times"/>
            <w:sz w:val="28"/>
            <w:szCs w:val="28"/>
          </w:rPr>
          <w:delText>A</w:delText>
        </w:r>
        <w:r w:rsidR="00BD4078" w:rsidRPr="00AB24CF" w:rsidDel="007E3CD1">
          <w:rPr>
            <w:rFonts w:cs="Times"/>
            <w:sz w:val="28"/>
            <w:szCs w:val="28"/>
          </w:rPr>
          <w:delText xml:space="preserve"> red end wavelength for spectroscopy, which is now suggested to be 1000nm, with associated spectral r</w:delText>
        </w:r>
        <w:r w:rsidR="00AB24CF" w:rsidDel="007E3CD1">
          <w:rPr>
            <w:rFonts w:cs="Times"/>
            <w:sz w:val="28"/>
            <w:szCs w:val="28"/>
          </w:rPr>
          <w:delText>esolution and SNR (on continuum)</w:delText>
        </w:r>
      </w:del>
    </w:p>
    <w:p w14:paraId="07EE4792" w14:textId="059B7135" w:rsidR="00BD4078" w:rsidRPr="00AB24CF" w:rsidDel="007E3CD1" w:rsidRDefault="00BD4078">
      <w:pPr>
        <w:pStyle w:val="Heading1"/>
        <w:rPr>
          <w:del w:id="1941" w:author="Scott Gaudi" w:date="2016-09-17T15:22:00Z"/>
          <w:rFonts w:cs="Tahoma"/>
          <w:sz w:val="28"/>
          <w:szCs w:val="28"/>
        </w:rPr>
        <w:pPrChange w:id="1942" w:author="Scott Gaudi" w:date="2016-09-17T15:24:00Z">
          <w:pPr>
            <w:pStyle w:val="ListParagraph"/>
            <w:widowControl w:val="0"/>
            <w:numPr>
              <w:numId w:val="11"/>
            </w:numPr>
            <w:autoSpaceDE w:val="0"/>
            <w:autoSpaceDN w:val="0"/>
            <w:adjustRightInd w:val="0"/>
            <w:spacing w:before="0"/>
            <w:ind w:hanging="360"/>
          </w:pPr>
        </w:pPrChange>
      </w:pPr>
      <w:del w:id="1943" w:author="Scott Gaudi" w:date="2016-09-17T15:22:00Z">
        <w:r w:rsidRPr="00AB24CF" w:rsidDel="007E3CD1">
          <w:rPr>
            <w:rFonts w:cs="Helvetica"/>
            <w:color w:val="E65C28"/>
            <w:sz w:val="28"/>
            <w:szCs w:val="28"/>
          </w:rPr>
          <w:delText>The SNR and the R go hand-in-hand, so this answer is essentially the same as the last one.</w:delText>
        </w:r>
      </w:del>
    </w:p>
    <w:p w14:paraId="2D36EC69" w14:textId="3752B746" w:rsidR="00AB24CF" w:rsidDel="007E3CD1" w:rsidRDefault="00AB24CF">
      <w:pPr>
        <w:pStyle w:val="Heading1"/>
        <w:rPr>
          <w:del w:id="1944" w:author="Scott Gaudi" w:date="2016-09-17T15:22:00Z"/>
          <w:rFonts w:cs="Tahoma"/>
          <w:sz w:val="28"/>
          <w:szCs w:val="28"/>
        </w:rPr>
        <w:pPrChange w:id="1945" w:author="Scott Gaudi" w:date="2016-09-17T15:24:00Z">
          <w:pPr>
            <w:widowControl w:val="0"/>
            <w:autoSpaceDE w:val="0"/>
            <w:autoSpaceDN w:val="0"/>
            <w:adjustRightInd w:val="0"/>
            <w:spacing w:before="0"/>
            <w:ind w:left="360"/>
          </w:pPr>
        </w:pPrChange>
      </w:pPr>
    </w:p>
    <w:p w14:paraId="508CFF0F" w14:textId="74D8C39B" w:rsidR="00AB24CF" w:rsidDel="007E3CD1" w:rsidRDefault="00AB24CF">
      <w:pPr>
        <w:pStyle w:val="Heading1"/>
        <w:rPr>
          <w:del w:id="1946" w:author="Scott Gaudi" w:date="2016-09-17T15:22:00Z"/>
        </w:rPr>
        <w:pPrChange w:id="1947" w:author="Scott Gaudi" w:date="2016-09-17T15:24:00Z">
          <w:pPr>
            <w:widowControl w:val="0"/>
            <w:autoSpaceDE w:val="0"/>
            <w:autoSpaceDN w:val="0"/>
            <w:adjustRightInd w:val="0"/>
            <w:spacing w:before="0"/>
            <w:ind w:left="360"/>
          </w:pPr>
        </w:pPrChange>
      </w:pPr>
      <w:del w:id="1948" w:author="Scott Gaudi" w:date="2016-09-17T15:22:00Z">
        <w:r w:rsidDel="007E3CD1">
          <w:delText>4.4 Auxiliary Observational Requirements</w:delText>
        </w:r>
      </w:del>
    </w:p>
    <w:p w14:paraId="4B7C10C1" w14:textId="17BAC69F" w:rsidR="00AB24CF" w:rsidRPr="00B93E92" w:rsidDel="007E3CD1" w:rsidRDefault="00AB24CF">
      <w:pPr>
        <w:pStyle w:val="Heading1"/>
        <w:rPr>
          <w:del w:id="1949" w:author="Scott Gaudi" w:date="2016-09-17T15:22:00Z"/>
          <w:sz w:val="28"/>
          <w:szCs w:val="28"/>
        </w:rPr>
        <w:pPrChange w:id="1950" w:author="Scott Gaudi" w:date="2016-09-17T15:24:00Z">
          <w:pPr/>
        </w:pPrChange>
      </w:pPr>
      <w:del w:id="1951" w:author="Scott Gaudi" w:date="2016-09-17T15:22:00Z">
        <w:r w:rsidRPr="00B93E92" w:rsidDel="007E3CD1">
          <w:rPr>
            <w:sz w:val="28"/>
            <w:szCs w:val="28"/>
          </w:rPr>
          <w:delText>How do we measure the mass? (Scott, Bertrand)</w:delText>
        </w:r>
      </w:del>
    </w:p>
    <w:p w14:paraId="719B98CC" w14:textId="23079908" w:rsidR="00AB24CF" w:rsidRPr="00B93E92" w:rsidDel="007E3CD1" w:rsidRDefault="00AB24CF">
      <w:pPr>
        <w:pStyle w:val="Heading1"/>
        <w:rPr>
          <w:del w:id="1952" w:author="Scott Gaudi" w:date="2016-09-17T15:22:00Z"/>
          <w:sz w:val="28"/>
          <w:szCs w:val="28"/>
        </w:rPr>
        <w:pPrChange w:id="1953" w:author="Scott Gaudi" w:date="2016-09-17T15:24:00Z">
          <w:pPr/>
        </w:pPrChange>
      </w:pPr>
      <w:del w:id="1954" w:author="Scott Gaudi" w:date="2016-09-17T15:22:00Z">
        <w:r w:rsidRPr="00B93E92" w:rsidDel="007E3CD1">
          <w:rPr>
            <w:sz w:val="28"/>
            <w:szCs w:val="28"/>
          </w:rPr>
          <w:delText>How do we measure the radius, temperature, albedo (Dimiti?)</w:delText>
        </w:r>
      </w:del>
    </w:p>
    <w:p w14:paraId="59D1503B" w14:textId="6C99AD1D" w:rsidR="00CD0E11" w:rsidRPr="00B93E92" w:rsidDel="007E3CD1" w:rsidRDefault="00CD0E11">
      <w:pPr>
        <w:pStyle w:val="Heading1"/>
        <w:rPr>
          <w:del w:id="1955" w:author="Scott Gaudi" w:date="2016-09-17T15:22:00Z"/>
          <w:sz w:val="28"/>
          <w:szCs w:val="28"/>
        </w:rPr>
        <w:pPrChange w:id="1956" w:author="Scott Gaudi" w:date="2016-09-17T15:24:00Z">
          <w:pPr/>
        </w:pPrChange>
      </w:pPr>
      <w:del w:id="1957" w:author="Scott Gaudi" w:date="2016-09-17T15:22:00Z">
        <w:r w:rsidRPr="00B93E92" w:rsidDel="007E3CD1">
          <w:rPr>
            <w:sz w:val="28"/>
            <w:szCs w:val="28"/>
          </w:rPr>
          <w:delText>How do we measure the orbit? (Olivier?)</w:delText>
        </w:r>
      </w:del>
    </w:p>
    <w:p w14:paraId="1250870A" w14:textId="5E932945" w:rsidR="00CD0E11" w:rsidRPr="00AB24CF" w:rsidDel="007E3CD1" w:rsidRDefault="00CD0E11">
      <w:pPr>
        <w:pStyle w:val="Heading1"/>
        <w:rPr>
          <w:del w:id="1958" w:author="Scott Gaudi" w:date="2016-09-17T15:22:00Z"/>
        </w:rPr>
        <w:pPrChange w:id="1959" w:author="Scott Gaudi" w:date="2016-09-17T15:24:00Z">
          <w:pPr/>
        </w:pPrChange>
      </w:pPr>
    </w:p>
    <w:p w14:paraId="13320C0B" w14:textId="6313255D" w:rsidR="00AB24CF" w:rsidRPr="00AB24CF" w:rsidDel="007E3CD1" w:rsidRDefault="00AB24CF">
      <w:pPr>
        <w:pStyle w:val="Heading1"/>
        <w:rPr>
          <w:del w:id="1960" w:author="Scott Gaudi" w:date="2016-09-17T15:22:00Z"/>
          <w:rFonts w:cs="Tahoma"/>
          <w:sz w:val="28"/>
          <w:szCs w:val="28"/>
        </w:rPr>
        <w:pPrChange w:id="1961" w:author="Scott Gaudi" w:date="2016-09-17T15:24:00Z">
          <w:pPr>
            <w:widowControl w:val="0"/>
            <w:autoSpaceDE w:val="0"/>
            <w:autoSpaceDN w:val="0"/>
            <w:adjustRightInd w:val="0"/>
            <w:spacing w:before="0"/>
          </w:pPr>
        </w:pPrChange>
      </w:pPr>
      <w:del w:id="1962" w:author="Scott Gaudi" w:date="2016-09-17T15:22:00Z">
        <w:r w:rsidDel="007E3CD1">
          <w:rPr>
            <w:rFonts w:cs="Tahoma"/>
            <w:sz w:val="28"/>
            <w:szCs w:val="28"/>
          </w:rPr>
          <w:tab/>
        </w:r>
        <w:r w:rsidDel="007E3CD1">
          <w:rPr>
            <w:rFonts w:cs="Tahoma"/>
            <w:sz w:val="28"/>
            <w:szCs w:val="28"/>
          </w:rPr>
          <w:tab/>
        </w:r>
        <w:r w:rsidDel="007E3CD1">
          <w:rPr>
            <w:rFonts w:cs="Tahoma"/>
            <w:sz w:val="28"/>
            <w:szCs w:val="28"/>
          </w:rPr>
          <w:tab/>
        </w:r>
      </w:del>
    </w:p>
    <w:p w14:paraId="37B23C4C" w14:textId="773C84B4" w:rsidR="00623F4A" w:rsidDel="007E3CD1" w:rsidRDefault="00623F4A">
      <w:pPr>
        <w:pStyle w:val="Heading1"/>
        <w:rPr>
          <w:del w:id="1963" w:author="Scott Gaudi" w:date="2016-09-17T15:22:00Z"/>
          <w:rFonts w:hint="eastAsia"/>
        </w:rPr>
      </w:pPr>
      <w:del w:id="1964" w:author="Scott Gaudi" w:date="2016-09-17T15:22:00Z">
        <w:r w:rsidDel="007E3CD1">
          <w:delText>5. General Astrophysics</w:delText>
        </w:r>
      </w:del>
    </w:p>
    <w:p w14:paraId="2F570046" w14:textId="67BBF349" w:rsidR="00623F4A" w:rsidDel="007E3CD1" w:rsidRDefault="00623F4A">
      <w:pPr>
        <w:pStyle w:val="Heading1"/>
        <w:rPr>
          <w:del w:id="1965" w:author="Scott Gaudi" w:date="2016-09-17T15:22:00Z"/>
          <w:sz w:val="28"/>
          <w:szCs w:val="28"/>
        </w:rPr>
        <w:pPrChange w:id="1966" w:author="Scott Gaudi" w:date="2016-09-17T15:24:00Z">
          <w:pPr>
            <w:spacing w:before="0" w:line="276" w:lineRule="auto"/>
          </w:pPr>
        </w:pPrChange>
      </w:pPr>
    </w:p>
    <w:p w14:paraId="37897E36" w14:textId="0BADD8E0" w:rsidR="00623F4A" w:rsidRPr="00623F4A" w:rsidDel="007E3CD1" w:rsidRDefault="00623F4A">
      <w:pPr>
        <w:pStyle w:val="Heading1"/>
        <w:rPr>
          <w:del w:id="1967" w:author="Scott Gaudi" w:date="2016-09-17T15:22:00Z"/>
        </w:rPr>
        <w:pPrChange w:id="1968" w:author="Scott Gaudi" w:date="2016-09-17T15:24:00Z">
          <w:pPr>
            <w:spacing w:before="0" w:line="276" w:lineRule="auto"/>
          </w:pPr>
        </w:pPrChange>
      </w:pPr>
      <w:del w:id="1969" w:author="Scott Gaudi" w:date="2016-09-17T15:22:00Z">
        <w:r w:rsidDel="007E3CD1">
          <w:delText>5.1</w:delText>
        </w:r>
        <w:r w:rsidRPr="00623F4A" w:rsidDel="007E3CD1">
          <w:delText xml:space="preserve"> Local Value of the Hubble Constant</w:delText>
        </w:r>
      </w:del>
    </w:p>
    <w:p w14:paraId="34DBB5B8" w14:textId="2765B00B" w:rsidR="00623F4A" w:rsidDel="007E3CD1" w:rsidRDefault="00623F4A">
      <w:pPr>
        <w:pStyle w:val="Heading1"/>
        <w:rPr>
          <w:del w:id="1970" w:author="Scott Gaudi" w:date="2016-09-17T15:22:00Z"/>
          <w:sz w:val="28"/>
          <w:szCs w:val="28"/>
        </w:rPr>
        <w:pPrChange w:id="1971" w:author="Scott Gaudi" w:date="2016-09-17T15:24:00Z">
          <w:pPr>
            <w:spacing w:before="0" w:line="276" w:lineRule="auto"/>
          </w:pPr>
        </w:pPrChange>
      </w:pPr>
    </w:p>
    <w:p w14:paraId="26231A06" w14:textId="62E795ED" w:rsidR="006C7C7F" w:rsidDel="007E3CD1" w:rsidRDefault="006C7C7F">
      <w:pPr>
        <w:pStyle w:val="Heading1"/>
        <w:rPr>
          <w:del w:id="1972" w:author="Scott Gaudi" w:date="2016-09-17T15:22:00Z"/>
          <w:rFonts w:hint="eastAsia"/>
        </w:rPr>
        <w:pPrChange w:id="1973" w:author="Scott Gaudi" w:date="2016-09-17T15:24:00Z">
          <w:pPr>
            <w:pStyle w:val="Heading3"/>
          </w:pPr>
        </w:pPrChange>
      </w:pPr>
      <w:del w:id="1974" w:author="Scott Gaudi" w:date="2016-09-17T15:22:00Z">
        <w:r w:rsidDel="007E3CD1">
          <w:delText>A. Science question</w:delText>
        </w:r>
      </w:del>
    </w:p>
    <w:p w14:paraId="26D08675" w14:textId="696FA2F1" w:rsidR="006C7C7F" w:rsidDel="007E3CD1" w:rsidRDefault="006C7C7F">
      <w:pPr>
        <w:pStyle w:val="Heading1"/>
        <w:rPr>
          <w:del w:id="1975" w:author="Scott Gaudi" w:date="2016-09-17T15:22:00Z"/>
          <w:sz w:val="28"/>
          <w:szCs w:val="28"/>
        </w:rPr>
        <w:pPrChange w:id="1976" w:author="Scott Gaudi" w:date="2016-09-17T15:24:00Z">
          <w:pPr>
            <w:spacing w:before="0" w:line="276" w:lineRule="auto"/>
          </w:pPr>
        </w:pPrChange>
      </w:pPr>
    </w:p>
    <w:p w14:paraId="006D86CE" w14:textId="2CD58BF9" w:rsidR="00623F4A" w:rsidDel="007E3CD1" w:rsidRDefault="00623F4A">
      <w:pPr>
        <w:pStyle w:val="Heading1"/>
        <w:rPr>
          <w:del w:id="1977" w:author="Scott Gaudi" w:date="2016-09-17T15:22:00Z"/>
          <w:sz w:val="28"/>
          <w:szCs w:val="28"/>
        </w:rPr>
        <w:pPrChange w:id="1978" w:author="Scott Gaudi" w:date="2016-09-17T15:24:00Z">
          <w:pPr>
            <w:spacing w:before="0" w:line="276" w:lineRule="auto"/>
          </w:pPr>
        </w:pPrChange>
      </w:pPr>
      <w:del w:id="1979" w:author="Scott Gaudi" w:date="2016-09-17T15:22:00Z">
        <w:r w:rsidRPr="00623F4A" w:rsidDel="007E3CD1">
          <w:rPr>
            <w:sz w:val="28"/>
            <w:szCs w:val="28"/>
          </w:rPr>
          <w:delText>The latest measure</w:delText>
        </w:r>
        <w:r w:rsidDel="007E3CD1">
          <w:rPr>
            <w:sz w:val="28"/>
            <w:szCs w:val="28"/>
          </w:rPr>
          <w:delText xml:space="preserve">ments of the local value of the </w:delText>
        </w:r>
        <w:r w:rsidRPr="00623F4A" w:rsidDel="007E3CD1">
          <w:rPr>
            <w:sz w:val="28"/>
            <w:szCs w:val="28"/>
          </w:rPr>
          <w:delText>Hubble</w:delText>
        </w:r>
        <w:r w:rsidDel="007E3CD1">
          <w:rPr>
            <w:sz w:val="28"/>
            <w:szCs w:val="28"/>
          </w:rPr>
          <w:delText xml:space="preserve"> </w:delText>
        </w:r>
        <w:r w:rsidRPr="00623F4A" w:rsidDel="007E3CD1">
          <w:rPr>
            <w:sz w:val="28"/>
            <w:szCs w:val="28"/>
          </w:rPr>
          <w:delText>constant based on a major p</w:delText>
        </w:r>
        <w:r w:rsidDel="007E3CD1">
          <w:rPr>
            <w:sz w:val="28"/>
            <w:szCs w:val="28"/>
          </w:rPr>
          <w:delText xml:space="preserve">rogram using WFC3 on the Hubble </w:delText>
        </w:r>
        <w:r w:rsidRPr="00623F4A" w:rsidDel="007E3CD1">
          <w:rPr>
            <w:sz w:val="28"/>
            <w:szCs w:val="28"/>
          </w:rPr>
          <w:delText>Space Telescope are</w:delText>
        </w:r>
        <w:r w:rsidDel="007E3CD1">
          <w:rPr>
            <w:sz w:val="28"/>
            <w:szCs w:val="28"/>
          </w:rPr>
          <w:delText xml:space="preserve"> </w:delText>
        </w:r>
        <w:r w:rsidRPr="00623F4A" w:rsidDel="007E3CD1">
          <w:rPr>
            <w:sz w:val="28"/>
            <w:szCs w:val="28"/>
          </w:rPr>
          <w:delText xml:space="preserve">3.4 sigma higher than the </w:delText>
        </w:r>
        <w:r w:rsidDel="007E3CD1">
          <w:rPr>
            <w:sz w:val="28"/>
            <w:szCs w:val="28"/>
          </w:rPr>
          <w:delText xml:space="preserve">latest value (at high redshift) </w:delText>
        </w:r>
        <w:r w:rsidRPr="00623F4A" w:rsidDel="007E3CD1">
          <w:rPr>
            <w:sz w:val="28"/>
            <w:szCs w:val="28"/>
          </w:rPr>
          <w:delText>measured by Planck (Riess et al.</w:delText>
        </w:r>
        <w:r w:rsidDel="007E3CD1">
          <w:rPr>
            <w:sz w:val="28"/>
            <w:szCs w:val="28"/>
          </w:rPr>
          <w:delText xml:space="preserve"> </w:delText>
        </w:r>
        <w:r w:rsidRPr="00623F4A" w:rsidDel="007E3CD1">
          <w:rPr>
            <w:sz w:val="28"/>
            <w:szCs w:val="28"/>
          </w:rPr>
          <w:delText>2016; Ap</w:delText>
        </w:r>
        <w:r w:rsidDel="007E3CD1">
          <w:rPr>
            <w:sz w:val="28"/>
            <w:szCs w:val="28"/>
          </w:rPr>
          <w:delText xml:space="preserve">J, 826, 56). Despite having </w:delText>
        </w:r>
        <w:r w:rsidRPr="00623F4A" w:rsidDel="007E3CD1">
          <w:rPr>
            <w:sz w:val="28"/>
            <w:szCs w:val="28"/>
          </w:rPr>
          <w:delText>entered the era of precision cosmology where</w:delText>
        </w:r>
        <w:r w:rsidDel="007E3CD1">
          <w:rPr>
            <w:sz w:val="28"/>
            <w:szCs w:val="28"/>
          </w:rPr>
          <w:delText xml:space="preserve"> </w:delText>
        </w:r>
        <w:r w:rsidRPr="00623F4A" w:rsidDel="007E3CD1">
          <w:rPr>
            <w:sz w:val="28"/>
            <w:szCs w:val="28"/>
          </w:rPr>
          <w:delText>fundamental parameters have uncertainties &lt;2.5%, significant tension remains,</w:delText>
        </w:r>
        <w:r w:rsidDel="007E3CD1">
          <w:rPr>
            <w:sz w:val="28"/>
            <w:szCs w:val="28"/>
          </w:rPr>
          <w:delText xml:space="preserve"> </w:delText>
        </w:r>
        <w:r w:rsidRPr="00623F4A" w:rsidDel="007E3CD1">
          <w:rPr>
            <w:sz w:val="28"/>
            <w:szCs w:val="28"/>
          </w:rPr>
          <w:delText>potentially indicating exotic new physics. One plausible explanation for this discrepancy</w:delText>
        </w:r>
        <w:r w:rsidDel="007E3CD1">
          <w:rPr>
            <w:sz w:val="28"/>
            <w:szCs w:val="28"/>
          </w:rPr>
          <w:delText xml:space="preserve"> </w:delText>
        </w:r>
        <w:r w:rsidRPr="00623F4A" w:rsidDel="007E3CD1">
          <w:rPr>
            <w:sz w:val="28"/>
            <w:szCs w:val="28"/>
          </w:rPr>
          <w:delText>could involve an additional source of dark radiation in the early universe.</w:delText>
        </w:r>
        <w:r w:rsidDel="007E3CD1">
          <w:rPr>
            <w:sz w:val="28"/>
            <w:szCs w:val="28"/>
          </w:rPr>
          <w:delText xml:space="preserve"> </w:delText>
        </w:r>
      </w:del>
    </w:p>
    <w:p w14:paraId="1F5999A8" w14:textId="17679B96" w:rsidR="00623F4A" w:rsidDel="007E3CD1" w:rsidRDefault="00623F4A">
      <w:pPr>
        <w:pStyle w:val="Heading1"/>
        <w:rPr>
          <w:del w:id="1980" w:author="Scott Gaudi" w:date="2016-09-17T15:22:00Z"/>
          <w:sz w:val="28"/>
          <w:szCs w:val="28"/>
        </w:rPr>
        <w:pPrChange w:id="1981" w:author="Scott Gaudi" w:date="2016-09-17T15:24:00Z">
          <w:pPr>
            <w:spacing w:before="0" w:line="276" w:lineRule="auto"/>
          </w:pPr>
        </w:pPrChange>
      </w:pPr>
    </w:p>
    <w:p w14:paraId="3E9A3500" w14:textId="3593E38E" w:rsidR="006C7C7F" w:rsidDel="007E3CD1" w:rsidRDefault="00623F4A">
      <w:pPr>
        <w:pStyle w:val="Heading1"/>
        <w:rPr>
          <w:del w:id="1982" w:author="Scott Gaudi" w:date="2016-09-17T15:22:00Z"/>
          <w:sz w:val="28"/>
          <w:szCs w:val="28"/>
        </w:rPr>
        <w:pPrChange w:id="1983" w:author="Scott Gaudi" w:date="2016-09-17T15:24:00Z">
          <w:pPr>
            <w:spacing w:before="0" w:line="276" w:lineRule="auto"/>
          </w:pPr>
        </w:pPrChange>
      </w:pPr>
      <w:del w:id="1984" w:author="Scott Gaudi" w:date="2016-09-17T15:22:00Z">
        <w:r w:rsidRPr="006C7C7F" w:rsidDel="007E3CD1">
          <w:rPr>
            <w:rStyle w:val="Heading3Char"/>
          </w:rPr>
          <w:delText>B. Measurement/observation</w:delText>
        </w:r>
      </w:del>
    </w:p>
    <w:p w14:paraId="610C09BE" w14:textId="058D9522" w:rsidR="006C7C7F" w:rsidDel="007E3CD1" w:rsidRDefault="006C7C7F">
      <w:pPr>
        <w:pStyle w:val="Heading1"/>
        <w:rPr>
          <w:del w:id="1985" w:author="Scott Gaudi" w:date="2016-09-17T15:22:00Z"/>
          <w:sz w:val="28"/>
          <w:szCs w:val="28"/>
        </w:rPr>
        <w:pPrChange w:id="1986" w:author="Scott Gaudi" w:date="2016-09-17T15:24:00Z">
          <w:pPr>
            <w:spacing w:before="0" w:line="276" w:lineRule="auto"/>
          </w:pPr>
        </w:pPrChange>
      </w:pPr>
    </w:p>
    <w:p w14:paraId="376AA671" w14:textId="1F1D7494" w:rsidR="00623F4A" w:rsidDel="007E3CD1" w:rsidRDefault="00623F4A">
      <w:pPr>
        <w:pStyle w:val="Heading1"/>
        <w:rPr>
          <w:del w:id="1987" w:author="Scott Gaudi" w:date="2016-09-17T15:22:00Z"/>
          <w:sz w:val="28"/>
          <w:szCs w:val="28"/>
        </w:rPr>
        <w:pPrChange w:id="1988" w:author="Scott Gaudi" w:date="2016-09-17T15:24:00Z">
          <w:pPr>
            <w:spacing w:before="0" w:line="276" w:lineRule="auto"/>
          </w:pPr>
        </w:pPrChange>
      </w:pPr>
      <w:del w:id="1989" w:author="Scott Gaudi" w:date="2016-09-17T15:22:00Z">
        <w:r w:rsidRPr="00623F4A" w:rsidDel="007E3CD1">
          <w:rPr>
            <w:sz w:val="28"/>
            <w:szCs w:val="28"/>
          </w:rPr>
          <w:delText>Riess et al.</w:delText>
        </w:r>
        <w:r w:rsidDel="007E3CD1">
          <w:rPr>
            <w:sz w:val="28"/>
            <w:szCs w:val="28"/>
          </w:rPr>
          <w:delText xml:space="preserve"> (2016) reduced the uncertainty </w:delText>
        </w:r>
        <w:r w:rsidRPr="00623F4A" w:rsidDel="007E3CD1">
          <w:rPr>
            <w:sz w:val="28"/>
            <w:szCs w:val="28"/>
          </w:rPr>
          <w:delText>in the local</w:delText>
        </w:r>
        <w:r w:rsidDel="007E3CD1">
          <w:rPr>
            <w:sz w:val="28"/>
            <w:szCs w:val="28"/>
          </w:rPr>
          <w:delText xml:space="preserve"> </w:delText>
        </w:r>
        <w:r w:rsidRPr="00623F4A" w:rsidDel="007E3CD1">
          <w:rPr>
            <w:sz w:val="28"/>
            <w:szCs w:val="28"/>
          </w:rPr>
          <w:delText>value of the Hubble constant from 3.3% to 2.4%, with the bulk of the improvement</w:delText>
        </w:r>
        <w:r w:rsidDel="007E3CD1">
          <w:rPr>
            <w:sz w:val="28"/>
            <w:szCs w:val="28"/>
          </w:rPr>
          <w:delText xml:space="preserve"> </w:delText>
        </w:r>
        <w:r w:rsidRPr="00623F4A" w:rsidDel="007E3CD1">
          <w:rPr>
            <w:sz w:val="28"/>
            <w:szCs w:val="28"/>
          </w:rPr>
          <w:delText>coming from near-IR ob</w:delText>
        </w:r>
        <w:r w:rsidDel="007E3CD1">
          <w:rPr>
            <w:sz w:val="28"/>
            <w:szCs w:val="28"/>
          </w:rPr>
          <w:delText xml:space="preserve">servations of Cepheid variables </w:delText>
        </w:r>
        <w:r w:rsidRPr="00623F4A" w:rsidDel="007E3CD1">
          <w:rPr>
            <w:sz w:val="28"/>
            <w:szCs w:val="28"/>
          </w:rPr>
          <w:delText>in 11 host galaxies of recent</w:delText>
        </w:r>
        <w:r w:rsidDel="007E3CD1">
          <w:rPr>
            <w:sz w:val="28"/>
            <w:szCs w:val="28"/>
          </w:rPr>
          <w:delText xml:space="preserve"> </w:delText>
        </w:r>
        <w:r w:rsidRPr="00623F4A" w:rsidDel="007E3CD1">
          <w:rPr>
            <w:sz w:val="28"/>
            <w:szCs w:val="28"/>
          </w:rPr>
          <w:delText>type Ia supernovae (SNe Ia). This work more than doubled the sample of</w:delText>
        </w:r>
      </w:del>
    </w:p>
    <w:p w14:paraId="7AC3F3C9" w14:textId="480E1A72" w:rsidR="00623F4A" w:rsidRPr="00623F4A" w:rsidDel="007E3CD1" w:rsidRDefault="00623F4A">
      <w:pPr>
        <w:pStyle w:val="Heading1"/>
        <w:rPr>
          <w:del w:id="1990" w:author="Scott Gaudi" w:date="2016-09-17T15:22:00Z"/>
          <w:sz w:val="28"/>
          <w:szCs w:val="28"/>
        </w:rPr>
        <w:pPrChange w:id="1991" w:author="Scott Gaudi" w:date="2016-09-17T15:24:00Z">
          <w:pPr>
            <w:spacing w:before="0" w:line="276" w:lineRule="auto"/>
          </w:pPr>
        </w:pPrChange>
      </w:pPr>
    </w:p>
    <w:p w14:paraId="11800729" w14:textId="02709DBF" w:rsidR="00623F4A" w:rsidRPr="00623F4A" w:rsidDel="007E3CD1" w:rsidRDefault="00623F4A">
      <w:pPr>
        <w:pStyle w:val="Heading1"/>
        <w:rPr>
          <w:del w:id="1992" w:author="Scott Gaudi" w:date="2016-09-17T15:22:00Z"/>
          <w:rFonts w:hint="eastAsia"/>
        </w:rPr>
        <w:pPrChange w:id="1993" w:author="Scott Gaudi" w:date="2016-09-17T15:24:00Z">
          <w:pPr>
            <w:pStyle w:val="Heading3"/>
          </w:pPr>
        </w:pPrChange>
      </w:pPr>
      <w:del w:id="1994" w:author="Scott Gaudi" w:date="2016-09-17T15:22:00Z">
        <w:r w:rsidRPr="00623F4A" w:rsidDel="007E3CD1">
          <w:delText>C. Observati</w:delText>
        </w:r>
        <w:r w:rsidR="006C7C7F" w:rsidDel="007E3CD1">
          <w:delText>on requirements</w:delText>
        </w:r>
      </w:del>
    </w:p>
    <w:p w14:paraId="2B85BC32" w14:textId="4A9A5703" w:rsidR="006B37FF" w:rsidDel="007E3CD1" w:rsidRDefault="00623F4A">
      <w:pPr>
        <w:pStyle w:val="Heading1"/>
        <w:rPr>
          <w:del w:id="1995" w:author="Scott Gaudi" w:date="2016-09-17T15:22:00Z"/>
          <w:sz w:val="28"/>
          <w:szCs w:val="28"/>
        </w:rPr>
        <w:pPrChange w:id="1996" w:author="Scott Gaudi" w:date="2016-09-17T15:24:00Z">
          <w:pPr>
            <w:pStyle w:val="ListParagraph"/>
            <w:numPr>
              <w:numId w:val="1"/>
            </w:numPr>
            <w:spacing w:before="0" w:line="276" w:lineRule="auto"/>
            <w:ind w:hanging="360"/>
          </w:pPr>
        </w:pPrChange>
      </w:pPr>
      <w:del w:id="1997" w:author="Scott Gaudi" w:date="2016-09-17T15:22:00Z">
        <w:r w:rsidRPr="006B37FF" w:rsidDel="007E3CD1">
          <w:rPr>
            <w:sz w:val="28"/>
            <w:szCs w:val="28"/>
          </w:rPr>
          <w:delText>Wavelength: near-IR (F160W) [+ optical (F555W or F814W) to identify Cepheids?]</w:delText>
        </w:r>
      </w:del>
    </w:p>
    <w:p w14:paraId="6CB5C11A" w14:textId="59FAE17F" w:rsidR="006B37FF" w:rsidDel="007E3CD1" w:rsidRDefault="00623F4A">
      <w:pPr>
        <w:pStyle w:val="Heading1"/>
        <w:rPr>
          <w:del w:id="1998" w:author="Scott Gaudi" w:date="2016-09-17T15:22:00Z"/>
          <w:sz w:val="28"/>
          <w:szCs w:val="28"/>
        </w:rPr>
        <w:pPrChange w:id="1999" w:author="Scott Gaudi" w:date="2016-09-17T15:24:00Z">
          <w:pPr>
            <w:pStyle w:val="ListParagraph"/>
            <w:numPr>
              <w:numId w:val="1"/>
            </w:numPr>
            <w:spacing w:before="0" w:line="276" w:lineRule="auto"/>
            <w:ind w:hanging="360"/>
          </w:pPr>
        </w:pPrChange>
      </w:pPr>
      <w:del w:id="2000" w:author="Scott Gaudi" w:date="2016-09-17T15:22:00Z">
        <w:r w:rsidRPr="006B37FF" w:rsidDel="007E3CD1">
          <w:rPr>
            <w:sz w:val="28"/>
            <w:szCs w:val="28"/>
          </w:rPr>
          <w:delText>Spatial resolution: diffraction-limited</w:delText>
        </w:r>
      </w:del>
    </w:p>
    <w:p w14:paraId="026C2103" w14:textId="7274DE40" w:rsidR="006B37FF" w:rsidDel="007E3CD1" w:rsidRDefault="00623F4A">
      <w:pPr>
        <w:pStyle w:val="Heading1"/>
        <w:rPr>
          <w:del w:id="2001" w:author="Scott Gaudi" w:date="2016-09-17T15:22:00Z"/>
          <w:sz w:val="28"/>
          <w:szCs w:val="28"/>
        </w:rPr>
        <w:pPrChange w:id="2002" w:author="Scott Gaudi" w:date="2016-09-17T15:24:00Z">
          <w:pPr>
            <w:pStyle w:val="ListParagraph"/>
            <w:numPr>
              <w:numId w:val="1"/>
            </w:numPr>
            <w:spacing w:before="0" w:line="276" w:lineRule="auto"/>
            <w:ind w:hanging="360"/>
          </w:pPr>
        </w:pPrChange>
      </w:pPr>
      <w:del w:id="2003" w:author="Scott Gaudi" w:date="2016-09-17T15:22:00Z">
        <w:r w:rsidRPr="006B37FF" w:rsidDel="007E3CD1">
          <w:rPr>
            <w:sz w:val="28"/>
            <w:szCs w:val="28"/>
          </w:rPr>
          <w:delText>Spectral resolution: N/A</w:delText>
        </w:r>
      </w:del>
    </w:p>
    <w:p w14:paraId="1967359F" w14:textId="13EF8245" w:rsidR="006B37FF" w:rsidDel="007E3CD1" w:rsidRDefault="00623F4A">
      <w:pPr>
        <w:pStyle w:val="Heading1"/>
        <w:rPr>
          <w:del w:id="2004" w:author="Scott Gaudi" w:date="2016-09-17T15:22:00Z"/>
          <w:sz w:val="28"/>
          <w:szCs w:val="28"/>
        </w:rPr>
        <w:pPrChange w:id="2005" w:author="Scott Gaudi" w:date="2016-09-17T15:24:00Z">
          <w:pPr>
            <w:pStyle w:val="ListParagraph"/>
            <w:numPr>
              <w:numId w:val="1"/>
            </w:numPr>
            <w:spacing w:before="0" w:line="276" w:lineRule="auto"/>
            <w:ind w:hanging="360"/>
          </w:pPr>
        </w:pPrChange>
      </w:pPr>
      <w:del w:id="2006" w:author="Scott Gaudi" w:date="2016-09-17T15:22:00Z">
        <w:r w:rsidRPr="006B37FF" w:rsidDel="007E3CD1">
          <w:rPr>
            <w:sz w:val="28"/>
            <w:szCs w:val="28"/>
          </w:rPr>
          <w:delText>Field of view: size of galaxy at typical redshift probed — ~3 arcmin/side</w:delText>
        </w:r>
      </w:del>
    </w:p>
    <w:p w14:paraId="52633CC4" w14:textId="5A0200F8" w:rsidR="006B37FF" w:rsidDel="007E3CD1" w:rsidRDefault="00623F4A">
      <w:pPr>
        <w:pStyle w:val="Heading1"/>
        <w:rPr>
          <w:del w:id="2007" w:author="Scott Gaudi" w:date="2016-09-17T15:22:00Z"/>
          <w:sz w:val="28"/>
          <w:szCs w:val="28"/>
        </w:rPr>
        <w:pPrChange w:id="2008" w:author="Scott Gaudi" w:date="2016-09-17T15:24:00Z">
          <w:pPr>
            <w:pStyle w:val="ListParagraph"/>
            <w:numPr>
              <w:numId w:val="1"/>
            </w:numPr>
            <w:spacing w:before="0" w:line="276" w:lineRule="auto"/>
            <w:ind w:hanging="360"/>
          </w:pPr>
        </w:pPrChange>
      </w:pPr>
      <w:del w:id="2009" w:author="Scott Gaudi" w:date="2016-09-17T15:22:00Z">
        <w:r w:rsidRPr="006B37FF" w:rsidDel="007E3CD1">
          <w:rPr>
            <w:sz w:val="28"/>
            <w:szCs w:val="28"/>
          </w:rPr>
          <w:delText>Telescope aperture: &gt; 4-meter</w:delText>
        </w:r>
        <w:r w:rsidR="006B37FF" w:rsidDel="007E3CD1">
          <w:rPr>
            <w:sz w:val="28"/>
            <w:szCs w:val="28"/>
          </w:rPr>
          <w:delText xml:space="preserve"> </w:delText>
        </w:r>
      </w:del>
    </w:p>
    <w:p w14:paraId="567AEC43" w14:textId="0EFDDDDA" w:rsidR="00623F4A" w:rsidRPr="006B37FF" w:rsidDel="007E3CD1" w:rsidRDefault="00623F4A">
      <w:pPr>
        <w:pStyle w:val="Heading1"/>
        <w:rPr>
          <w:del w:id="2010" w:author="Scott Gaudi" w:date="2016-09-17T15:22:00Z"/>
          <w:sz w:val="28"/>
          <w:szCs w:val="28"/>
        </w:rPr>
        <w:pPrChange w:id="2011" w:author="Scott Gaudi" w:date="2016-09-17T15:24:00Z">
          <w:pPr>
            <w:pStyle w:val="ListParagraph"/>
            <w:numPr>
              <w:numId w:val="1"/>
            </w:numPr>
            <w:spacing w:before="0" w:line="276" w:lineRule="auto"/>
            <w:ind w:hanging="360"/>
          </w:pPr>
        </w:pPrChange>
      </w:pPr>
      <w:del w:id="2012" w:author="Scott Gaudi" w:date="2016-09-17T15:22:00Z">
        <w:r w:rsidRPr="006B37FF" w:rsidDel="007E3CD1">
          <w:rPr>
            <w:sz w:val="28"/>
            <w:szCs w:val="28"/>
          </w:rPr>
          <w:delText>Exposure time: cadenced observations totaling ~20 ks / galaxy</w:delText>
        </w:r>
      </w:del>
    </w:p>
    <w:p w14:paraId="44C6A40A" w14:textId="0222E224" w:rsidR="00623F4A" w:rsidRPr="00623F4A" w:rsidDel="007E3CD1" w:rsidRDefault="006B37FF">
      <w:pPr>
        <w:pStyle w:val="Heading1"/>
        <w:rPr>
          <w:del w:id="2013" w:author="Scott Gaudi" w:date="2016-09-17T15:22:00Z"/>
          <w:rFonts w:hint="eastAsia"/>
        </w:rPr>
      </w:pPr>
      <w:del w:id="2014" w:author="Scott Gaudi" w:date="2016-09-17T15:22:00Z">
        <w:r w:rsidDel="007E3CD1">
          <w:delText>5.2</w:delText>
        </w:r>
        <w:r w:rsidR="00623F4A" w:rsidRPr="00623F4A" w:rsidDel="007E3CD1">
          <w:delText xml:space="preserve"> The Escape Fraction</w:delText>
        </w:r>
      </w:del>
    </w:p>
    <w:p w14:paraId="3E1EFEC5" w14:textId="0F4A3495" w:rsidR="006B37FF" w:rsidDel="007E3CD1" w:rsidRDefault="006B37FF">
      <w:pPr>
        <w:pStyle w:val="Heading1"/>
        <w:rPr>
          <w:del w:id="2015" w:author="Scott Gaudi" w:date="2016-09-17T15:22:00Z"/>
          <w:sz w:val="28"/>
          <w:szCs w:val="28"/>
        </w:rPr>
        <w:pPrChange w:id="2016" w:author="Scott Gaudi" w:date="2016-09-17T15:24:00Z">
          <w:pPr>
            <w:spacing w:before="0" w:line="276" w:lineRule="auto"/>
          </w:pPr>
        </w:pPrChange>
      </w:pPr>
    </w:p>
    <w:p w14:paraId="1014303E" w14:textId="49A81625" w:rsidR="006C7C7F" w:rsidDel="007E3CD1" w:rsidRDefault="00623F4A">
      <w:pPr>
        <w:pStyle w:val="Heading1"/>
        <w:rPr>
          <w:del w:id="2017" w:author="Scott Gaudi" w:date="2016-09-17T15:22:00Z"/>
          <w:sz w:val="28"/>
          <w:szCs w:val="28"/>
        </w:rPr>
        <w:pPrChange w:id="2018" w:author="Scott Gaudi" w:date="2016-09-17T15:24:00Z">
          <w:pPr>
            <w:spacing w:before="0" w:line="276" w:lineRule="auto"/>
          </w:pPr>
        </w:pPrChange>
      </w:pPr>
      <w:del w:id="2019" w:author="Scott Gaudi" w:date="2016-09-17T15:22:00Z">
        <w:r w:rsidRPr="006B37FF" w:rsidDel="007E3CD1">
          <w:rPr>
            <w:rStyle w:val="Heading3Char"/>
          </w:rPr>
          <w:delText>A. Science question</w:delText>
        </w:r>
        <w:r w:rsidR="006C7C7F" w:rsidDel="007E3CD1">
          <w:rPr>
            <w:sz w:val="28"/>
            <w:szCs w:val="28"/>
          </w:rPr>
          <w:delText xml:space="preserve"> </w:delText>
        </w:r>
      </w:del>
    </w:p>
    <w:p w14:paraId="421C2A2B" w14:textId="50666A06" w:rsidR="006C7C7F" w:rsidDel="007E3CD1" w:rsidRDefault="006C7C7F">
      <w:pPr>
        <w:pStyle w:val="Heading1"/>
        <w:rPr>
          <w:del w:id="2020" w:author="Scott Gaudi" w:date="2016-09-17T15:22:00Z"/>
          <w:sz w:val="28"/>
          <w:szCs w:val="28"/>
        </w:rPr>
        <w:pPrChange w:id="2021" w:author="Scott Gaudi" w:date="2016-09-17T15:24:00Z">
          <w:pPr>
            <w:spacing w:before="0" w:line="276" w:lineRule="auto"/>
          </w:pPr>
        </w:pPrChange>
      </w:pPr>
    </w:p>
    <w:p w14:paraId="0C23D626" w14:textId="4DADE21F" w:rsidR="00623F4A" w:rsidRPr="00623F4A" w:rsidDel="007E3CD1" w:rsidRDefault="00623F4A">
      <w:pPr>
        <w:pStyle w:val="Heading1"/>
        <w:rPr>
          <w:del w:id="2022" w:author="Scott Gaudi" w:date="2016-09-17T15:22:00Z"/>
          <w:sz w:val="28"/>
          <w:szCs w:val="28"/>
        </w:rPr>
        <w:pPrChange w:id="2023" w:author="Scott Gaudi" w:date="2016-09-17T15:24:00Z">
          <w:pPr>
            <w:spacing w:before="0" w:line="276" w:lineRule="auto"/>
          </w:pPr>
        </w:pPrChange>
      </w:pPr>
      <w:del w:id="2024" w:author="Scott Gaudi" w:date="2016-09-17T15:22:00Z">
        <w:r w:rsidRPr="00623F4A" w:rsidDel="007E3CD1">
          <w:rPr>
            <w:sz w:val="28"/>
            <w:szCs w:val="28"/>
          </w:rPr>
          <w:delText>The reionization of th</w:delText>
        </w:r>
        <w:r w:rsidR="006B37FF" w:rsidDel="007E3CD1">
          <w:rPr>
            <w:sz w:val="28"/>
            <w:szCs w:val="28"/>
          </w:rPr>
          <w:delText xml:space="preserve">e universe was likely driven by </w:delText>
        </w:r>
        <w:r w:rsidRPr="00623F4A" w:rsidDel="007E3CD1">
          <w:rPr>
            <w:sz w:val="28"/>
            <w:szCs w:val="28"/>
          </w:rPr>
          <w:delText>high-energy</w:delText>
        </w:r>
        <w:r w:rsidR="006B37FF" w:rsidDel="007E3CD1">
          <w:rPr>
            <w:sz w:val="28"/>
            <w:szCs w:val="28"/>
          </w:rPr>
          <w:delText xml:space="preserve"> </w:delText>
        </w:r>
        <w:r w:rsidRPr="00623F4A" w:rsidDel="007E3CD1">
          <w:rPr>
            <w:sz w:val="28"/>
            <w:szCs w:val="28"/>
          </w:rPr>
          <w:delText>photons escaping from star-forming galaxies in the early universe, with much of the</w:delText>
        </w:r>
        <w:r w:rsidR="006B37FF" w:rsidDel="007E3CD1">
          <w:rPr>
            <w:sz w:val="28"/>
            <w:szCs w:val="28"/>
          </w:rPr>
          <w:delText xml:space="preserve"> </w:delText>
        </w:r>
        <w:r w:rsidRPr="00623F4A" w:rsidDel="007E3CD1">
          <w:rPr>
            <w:sz w:val="28"/>
            <w:szCs w:val="28"/>
          </w:rPr>
          <w:delText>incident flux likely coming from a subset of galaxies with significant Lyman continuum</w:delText>
        </w:r>
        <w:r w:rsidR="006B37FF" w:rsidDel="007E3CD1">
          <w:rPr>
            <w:sz w:val="28"/>
            <w:szCs w:val="28"/>
          </w:rPr>
          <w:delText xml:space="preserve"> </w:delText>
        </w:r>
        <w:r w:rsidRPr="00623F4A" w:rsidDel="007E3CD1">
          <w:rPr>
            <w:sz w:val="28"/>
            <w:szCs w:val="28"/>
          </w:rPr>
          <w:delText>leakage, i.e., a high values for the escape fraction of ionizing radiation. How do ionizing</w:delText>
        </w:r>
        <w:r w:rsidR="006B37FF" w:rsidDel="007E3CD1">
          <w:rPr>
            <w:sz w:val="28"/>
            <w:szCs w:val="28"/>
          </w:rPr>
          <w:delText xml:space="preserve"> photons get out of </w:delText>
        </w:r>
        <w:r w:rsidRPr="00623F4A" w:rsidDel="007E3CD1">
          <w:rPr>
            <w:sz w:val="28"/>
            <w:szCs w:val="28"/>
          </w:rPr>
          <w:delText>galaxies? What is the distribution of escape fractions for galaxies?</w:delText>
        </w:r>
        <w:r w:rsidR="006B37FF" w:rsidDel="007E3CD1">
          <w:rPr>
            <w:sz w:val="28"/>
            <w:szCs w:val="28"/>
          </w:rPr>
          <w:delText xml:space="preserve"> </w:delText>
        </w:r>
        <w:r w:rsidRPr="00623F4A" w:rsidDel="007E3CD1">
          <w:rPr>
            <w:sz w:val="28"/>
            <w:szCs w:val="28"/>
          </w:rPr>
          <w:delText>How does this depend on the the physical conditions of the galaxies?</w:delText>
        </w:r>
      </w:del>
    </w:p>
    <w:p w14:paraId="438C0921" w14:textId="22C8961B" w:rsidR="006B37FF" w:rsidDel="007E3CD1" w:rsidRDefault="006B37FF">
      <w:pPr>
        <w:pStyle w:val="Heading1"/>
        <w:rPr>
          <w:del w:id="2025" w:author="Scott Gaudi" w:date="2016-09-17T15:22:00Z"/>
          <w:sz w:val="28"/>
          <w:szCs w:val="28"/>
        </w:rPr>
        <w:pPrChange w:id="2026" w:author="Scott Gaudi" w:date="2016-09-17T15:24:00Z">
          <w:pPr>
            <w:spacing w:before="0" w:line="276" w:lineRule="auto"/>
          </w:pPr>
        </w:pPrChange>
      </w:pPr>
    </w:p>
    <w:p w14:paraId="6AD8E3E6" w14:textId="3FC268A9" w:rsidR="006C7C7F" w:rsidDel="007E3CD1" w:rsidRDefault="00623F4A">
      <w:pPr>
        <w:pStyle w:val="Heading1"/>
        <w:rPr>
          <w:del w:id="2027" w:author="Scott Gaudi" w:date="2016-09-17T15:22:00Z"/>
          <w:sz w:val="28"/>
          <w:szCs w:val="28"/>
        </w:rPr>
        <w:pPrChange w:id="2028" w:author="Scott Gaudi" w:date="2016-09-17T15:24:00Z">
          <w:pPr>
            <w:spacing w:before="0" w:line="276" w:lineRule="auto"/>
          </w:pPr>
        </w:pPrChange>
      </w:pPr>
      <w:del w:id="2029" w:author="Scott Gaudi" w:date="2016-09-17T15:22:00Z">
        <w:r w:rsidRPr="006B37FF" w:rsidDel="007E3CD1">
          <w:rPr>
            <w:rStyle w:val="Heading3Char"/>
          </w:rPr>
          <w:delText>B. Measurement/observation</w:delText>
        </w:r>
      </w:del>
    </w:p>
    <w:p w14:paraId="6558783A" w14:textId="20360100" w:rsidR="006C7C7F" w:rsidDel="007E3CD1" w:rsidRDefault="006C7C7F">
      <w:pPr>
        <w:pStyle w:val="Heading1"/>
        <w:rPr>
          <w:del w:id="2030" w:author="Scott Gaudi" w:date="2016-09-17T15:22:00Z"/>
          <w:sz w:val="28"/>
          <w:szCs w:val="28"/>
        </w:rPr>
        <w:pPrChange w:id="2031" w:author="Scott Gaudi" w:date="2016-09-17T15:24:00Z">
          <w:pPr>
            <w:spacing w:before="0" w:line="276" w:lineRule="auto"/>
          </w:pPr>
        </w:pPrChange>
      </w:pPr>
    </w:p>
    <w:p w14:paraId="58BD9A74" w14:textId="59ED9F8B" w:rsidR="006B37FF" w:rsidDel="007E3CD1" w:rsidRDefault="00623F4A">
      <w:pPr>
        <w:pStyle w:val="Heading1"/>
        <w:rPr>
          <w:del w:id="2032" w:author="Scott Gaudi" w:date="2016-09-17T15:22:00Z"/>
          <w:sz w:val="28"/>
          <w:szCs w:val="28"/>
        </w:rPr>
        <w:pPrChange w:id="2033" w:author="Scott Gaudi" w:date="2016-09-17T15:24:00Z">
          <w:pPr>
            <w:spacing w:before="0" w:line="276" w:lineRule="auto"/>
          </w:pPr>
        </w:pPrChange>
      </w:pPr>
      <w:del w:id="2034" w:author="Scott Gaudi" w:date="2016-09-17T15:22:00Z">
        <w:r w:rsidRPr="00623F4A" w:rsidDel="007E3CD1">
          <w:rPr>
            <w:sz w:val="28"/>
            <w:szCs w:val="28"/>
          </w:rPr>
          <w:delText>Much of t</w:delText>
        </w:r>
        <w:r w:rsidR="006B37FF" w:rsidDel="007E3CD1">
          <w:rPr>
            <w:sz w:val="28"/>
            <w:szCs w:val="28"/>
          </w:rPr>
          <w:delText xml:space="preserve">he work currently being done to </w:delText>
        </w:r>
        <w:r w:rsidRPr="00623F4A" w:rsidDel="007E3CD1">
          <w:rPr>
            <w:sz w:val="28"/>
            <w:szCs w:val="28"/>
          </w:rPr>
          <w:delText>address this</w:delText>
        </w:r>
        <w:r w:rsidR="006B37FF" w:rsidDel="007E3CD1">
          <w:rPr>
            <w:sz w:val="28"/>
            <w:szCs w:val="28"/>
          </w:rPr>
          <w:delText xml:space="preserve"> </w:delText>
        </w:r>
        <w:r w:rsidRPr="00623F4A" w:rsidDel="007E3CD1">
          <w:rPr>
            <w:sz w:val="28"/>
            <w:szCs w:val="28"/>
          </w:rPr>
          <w:delText>question is based on galaxies at sufficiently high redshift that the Lyman continuum has</w:delText>
        </w:r>
        <w:r w:rsidR="006B37FF" w:rsidDel="007E3CD1">
          <w:rPr>
            <w:sz w:val="28"/>
            <w:szCs w:val="28"/>
          </w:rPr>
          <w:delText xml:space="preserve"> </w:delText>
        </w:r>
        <w:r w:rsidRPr="00623F4A" w:rsidDel="007E3CD1">
          <w:rPr>
            <w:sz w:val="28"/>
            <w:szCs w:val="28"/>
          </w:rPr>
          <w:delText>redshifted to</w:delText>
        </w:r>
        <w:r w:rsidR="006B37FF" w:rsidDel="007E3CD1">
          <w:rPr>
            <w:sz w:val="28"/>
            <w:szCs w:val="28"/>
          </w:rPr>
          <w:delText xml:space="preserve"> the optical wavelengths (e.g., </w:delText>
        </w:r>
        <w:r w:rsidRPr="00623F4A" w:rsidDel="007E3CD1">
          <w:rPr>
            <w:sz w:val="28"/>
            <w:szCs w:val="28"/>
          </w:rPr>
          <w:delText>Vanzella et al. 2016; ApJ, 825, 41). HabEx</w:delText>
        </w:r>
        <w:r w:rsidR="006B37FF" w:rsidDel="007E3CD1">
          <w:rPr>
            <w:sz w:val="28"/>
            <w:szCs w:val="28"/>
          </w:rPr>
          <w:delText xml:space="preserve"> </w:delText>
        </w:r>
        <w:r w:rsidRPr="00623F4A" w:rsidDel="007E3CD1">
          <w:rPr>
            <w:sz w:val="28"/>
            <w:szCs w:val="28"/>
          </w:rPr>
          <w:delText>c</w:delText>
        </w:r>
        <w:r w:rsidR="006B37FF" w:rsidDel="007E3CD1">
          <w:rPr>
            <w:sz w:val="28"/>
            <w:szCs w:val="28"/>
          </w:rPr>
          <w:delText xml:space="preserve">ould significantly improve upon </w:delText>
        </w:r>
        <w:r w:rsidRPr="00623F4A" w:rsidDel="007E3CD1">
          <w:rPr>
            <w:sz w:val="28"/>
            <w:szCs w:val="28"/>
          </w:rPr>
          <w:delText>these measurements with a UV channel allowing for</w:delText>
        </w:r>
        <w:r w:rsidR="006B37FF" w:rsidDel="007E3CD1">
          <w:rPr>
            <w:sz w:val="28"/>
            <w:szCs w:val="28"/>
          </w:rPr>
          <w:delText xml:space="preserve"> </w:delText>
        </w:r>
        <w:r w:rsidRPr="00623F4A" w:rsidDel="007E3CD1">
          <w:rPr>
            <w:sz w:val="28"/>
            <w:szCs w:val="28"/>
          </w:rPr>
          <w:delText>direct measurements of nearby galaxies.</w:delText>
        </w:r>
      </w:del>
    </w:p>
    <w:p w14:paraId="74D28FA6" w14:textId="2599AE51" w:rsidR="00623F4A" w:rsidRPr="00623F4A" w:rsidDel="007E3CD1" w:rsidRDefault="00623F4A">
      <w:pPr>
        <w:pStyle w:val="Heading1"/>
        <w:rPr>
          <w:del w:id="2035" w:author="Scott Gaudi" w:date="2016-09-17T15:22:00Z"/>
          <w:rFonts w:hint="eastAsia"/>
        </w:rPr>
        <w:pPrChange w:id="2036" w:author="Scott Gaudi" w:date="2016-09-17T15:24:00Z">
          <w:pPr>
            <w:pStyle w:val="Heading3"/>
          </w:pPr>
        </w:pPrChange>
      </w:pPr>
      <w:del w:id="2037" w:author="Scott Gaudi" w:date="2016-09-17T15:22:00Z">
        <w:r w:rsidRPr="00623F4A" w:rsidDel="007E3CD1">
          <w:delText>C. Observation requirements:</w:delText>
        </w:r>
      </w:del>
    </w:p>
    <w:p w14:paraId="2A2B1759" w14:textId="02281C24" w:rsidR="006B37FF" w:rsidDel="007E3CD1" w:rsidRDefault="00623F4A">
      <w:pPr>
        <w:pStyle w:val="Heading1"/>
        <w:rPr>
          <w:del w:id="2038" w:author="Scott Gaudi" w:date="2016-09-17T15:22:00Z"/>
          <w:sz w:val="28"/>
          <w:szCs w:val="28"/>
        </w:rPr>
        <w:pPrChange w:id="2039" w:author="Scott Gaudi" w:date="2016-09-17T15:24:00Z">
          <w:pPr>
            <w:pStyle w:val="ListParagraph"/>
            <w:numPr>
              <w:numId w:val="2"/>
            </w:numPr>
            <w:spacing w:before="0" w:line="276" w:lineRule="auto"/>
            <w:ind w:hanging="360"/>
          </w:pPr>
        </w:pPrChange>
      </w:pPr>
      <w:del w:id="2040" w:author="Scott Gaudi" w:date="2016-09-17T15:22:00Z">
        <w:r w:rsidRPr="006B37FF" w:rsidDel="007E3CD1">
          <w:rPr>
            <w:sz w:val="28"/>
            <w:szCs w:val="28"/>
          </w:rPr>
          <w:delText>Wavelength: UV channel, ideally probing below 912 A (but not required)</w:delText>
        </w:r>
      </w:del>
    </w:p>
    <w:p w14:paraId="61ABDEF5" w14:textId="17147291" w:rsidR="006B37FF" w:rsidDel="007E3CD1" w:rsidRDefault="00623F4A">
      <w:pPr>
        <w:pStyle w:val="Heading1"/>
        <w:rPr>
          <w:del w:id="2041" w:author="Scott Gaudi" w:date="2016-09-17T15:22:00Z"/>
          <w:sz w:val="28"/>
          <w:szCs w:val="28"/>
        </w:rPr>
        <w:pPrChange w:id="2042" w:author="Scott Gaudi" w:date="2016-09-17T15:24:00Z">
          <w:pPr>
            <w:pStyle w:val="ListParagraph"/>
            <w:numPr>
              <w:numId w:val="2"/>
            </w:numPr>
            <w:spacing w:before="0" w:line="276" w:lineRule="auto"/>
            <w:ind w:hanging="360"/>
          </w:pPr>
        </w:pPrChange>
      </w:pPr>
      <w:del w:id="2043" w:author="Scott Gaudi" w:date="2016-09-17T15:22:00Z">
        <w:r w:rsidRPr="006B37FF" w:rsidDel="007E3CD1">
          <w:rPr>
            <w:sz w:val="28"/>
            <w:szCs w:val="28"/>
          </w:rPr>
          <w:delText>Spatial resolution: diffraction limited preferred, but not required</w:delText>
        </w:r>
        <w:r w:rsidR="006B37FF" w:rsidDel="007E3CD1">
          <w:rPr>
            <w:sz w:val="28"/>
            <w:szCs w:val="28"/>
          </w:rPr>
          <w:delText xml:space="preserve"> </w:delText>
        </w:r>
      </w:del>
    </w:p>
    <w:p w14:paraId="007F13E2" w14:textId="5D040A1B" w:rsidR="006B37FF" w:rsidDel="007E3CD1" w:rsidRDefault="00623F4A">
      <w:pPr>
        <w:pStyle w:val="Heading1"/>
        <w:rPr>
          <w:del w:id="2044" w:author="Scott Gaudi" w:date="2016-09-17T15:22:00Z"/>
          <w:sz w:val="28"/>
          <w:szCs w:val="28"/>
        </w:rPr>
        <w:pPrChange w:id="2045" w:author="Scott Gaudi" w:date="2016-09-17T15:24:00Z">
          <w:pPr>
            <w:pStyle w:val="ListParagraph"/>
            <w:numPr>
              <w:numId w:val="2"/>
            </w:numPr>
            <w:spacing w:before="0" w:line="276" w:lineRule="auto"/>
            <w:ind w:hanging="360"/>
          </w:pPr>
        </w:pPrChange>
      </w:pPr>
      <w:del w:id="2046" w:author="Scott Gaudi" w:date="2016-09-17T15:22:00Z">
        <w:r w:rsidRPr="006B37FF" w:rsidDel="007E3CD1">
          <w:rPr>
            <w:sz w:val="28"/>
            <w:szCs w:val="28"/>
          </w:rPr>
          <w:delText>Spectral resolution: N/A</w:delText>
        </w:r>
        <w:r w:rsidR="006B37FF" w:rsidDel="007E3CD1">
          <w:rPr>
            <w:sz w:val="28"/>
            <w:szCs w:val="28"/>
          </w:rPr>
          <w:delText xml:space="preserve"> </w:delText>
        </w:r>
        <w:r w:rsidRPr="006B37FF" w:rsidDel="007E3CD1">
          <w:rPr>
            <w:sz w:val="28"/>
            <w:szCs w:val="28"/>
          </w:rPr>
          <w:delText>Field of view: size of nearby galaxies; several arcmin/side</w:delText>
        </w:r>
        <w:r w:rsidR="006B37FF" w:rsidDel="007E3CD1">
          <w:rPr>
            <w:sz w:val="28"/>
            <w:szCs w:val="28"/>
          </w:rPr>
          <w:delText xml:space="preserve"> </w:delText>
        </w:r>
      </w:del>
    </w:p>
    <w:p w14:paraId="74B0B622" w14:textId="6BA3DF2C" w:rsidR="006B37FF" w:rsidDel="007E3CD1" w:rsidRDefault="00623F4A">
      <w:pPr>
        <w:pStyle w:val="Heading1"/>
        <w:rPr>
          <w:del w:id="2047" w:author="Scott Gaudi" w:date="2016-09-17T15:22:00Z"/>
          <w:sz w:val="28"/>
          <w:szCs w:val="28"/>
        </w:rPr>
        <w:pPrChange w:id="2048" w:author="Scott Gaudi" w:date="2016-09-17T15:24:00Z">
          <w:pPr>
            <w:pStyle w:val="ListParagraph"/>
            <w:numPr>
              <w:numId w:val="2"/>
            </w:numPr>
            <w:spacing w:before="0" w:line="276" w:lineRule="auto"/>
            <w:ind w:hanging="360"/>
          </w:pPr>
        </w:pPrChange>
      </w:pPr>
      <w:del w:id="2049" w:author="Scott Gaudi" w:date="2016-09-17T15:22:00Z">
        <w:r w:rsidRPr="006B37FF" w:rsidDel="007E3CD1">
          <w:rPr>
            <w:sz w:val="28"/>
            <w:szCs w:val="28"/>
          </w:rPr>
          <w:delText>Telescope aperture: &gt;4-meter</w:delText>
        </w:r>
      </w:del>
    </w:p>
    <w:p w14:paraId="0295B9F1" w14:textId="7AF5D3B5" w:rsidR="00623F4A" w:rsidRPr="006B37FF" w:rsidDel="007E3CD1" w:rsidRDefault="00623F4A">
      <w:pPr>
        <w:pStyle w:val="Heading1"/>
        <w:rPr>
          <w:del w:id="2050" w:author="Scott Gaudi" w:date="2016-09-17T15:22:00Z"/>
          <w:sz w:val="28"/>
          <w:szCs w:val="28"/>
        </w:rPr>
        <w:pPrChange w:id="2051" w:author="Scott Gaudi" w:date="2016-09-17T15:24:00Z">
          <w:pPr>
            <w:pStyle w:val="ListParagraph"/>
            <w:numPr>
              <w:numId w:val="2"/>
            </w:numPr>
            <w:spacing w:before="0" w:line="276" w:lineRule="auto"/>
            <w:ind w:hanging="360"/>
          </w:pPr>
        </w:pPrChange>
      </w:pPr>
      <w:del w:id="2052" w:author="Scott Gaudi" w:date="2016-09-17T15:22:00Z">
        <w:r w:rsidRPr="006B37FF" w:rsidDel="007E3CD1">
          <w:rPr>
            <w:sz w:val="28"/>
            <w:szCs w:val="28"/>
          </w:rPr>
          <w:delText>Exposure time: a few ks</w:delText>
        </w:r>
      </w:del>
    </w:p>
    <w:p w14:paraId="7D0BD23B" w14:textId="43C7BA5E" w:rsidR="006B37FF" w:rsidDel="007E3CD1" w:rsidRDefault="006B37FF">
      <w:pPr>
        <w:pStyle w:val="Heading1"/>
        <w:rPr>
          <w:del w:id="2053" w:author="Scott Gaudi" w:date="2016-09-17T15:22:00Z"/>
          <w:sz w:val="28"/>
          <w:szCs w:val="28"/>
        </w:rPr>
        <w:pPrChange w:id="2054" w:author="Scott Gaudi" w:date="2016-09-17T15:24:00Z">
          <w:pPr>
            <w:spacing w:before="0" w:line="276" w:lineRule="auto"/>
          </w:pPr>
        </w:pPrChange>
      </w:pPr>
    </w:p>
    <w:p w14:paraId="299A7685" w14:textId="78A44E35" w:rsidR="006B37FF" w:rsidRPr="006C7C7F" w:rsidDel="007E3CD1" w:rsidRDefault="006B37FF">
      <w:pPr>
        <w:pStyle w:val="Heading1"/>
        <w:rPr>
          <w:del w:id="2055" w:author="Scott Gaudi" w:date="2016-09-17T15:22:00Z"/>
        </w:rPr>
        <w:pPrChange w:id="2056" w:author="Scott Gaudi" w:date="2016-09-17T15:24:00Z">
          <w:pPr>
            <w:spacing w:before="0" w:line="276" w:lineRule="auto"/>
          </w:pPr>
        </w:pPrChange>
      </w:pPr>
      <w:del w:id="2057" w:author="Scott Gaudi" w:date="2016-09-17T15:22:00Z">
        <w:r w:rsidDel="007E3CD1">
          <w:delText>5.3</w:delText>
        </w:r>
        <w:r w:rsidR="00623F4A" w:rsidRPr="00623F4A" w:rsidDel="007E3CD1">
          <w:delText xml:space="preserve"> Tracing the Life Cycle of Baryons</w:delText>
        </w:r>
      </w:del>
    </w:p>
    <w:p w14:paraId="7ACCD735" w14:textId="467600E8" w:rsidR="00623F4A" w:rsidRPr="00623F4A" w:rsidDel="007E3CD1" w:rsidRDefault="00623F4A">
      <w:pPr>
        <w:pStyle w:val="Heading1"/>
        <w:rPr>
          <w:del w:id="2058" w:author="Scott Gaudi" w:date="2016-09-17T15:22:00Z"/>
          <w:rFonts w:hint="eastAsia"/>
        </w:rPr>
        <w:pPrChange w:id="2059" w:author="Scott Gaudi" w:date="2016-09-17T15:24:00Z">
          <w:pPr>
            <w:pStyle w:val="Heading3"/>
          </w:pPr>
        </w:pPrChange>
      </w:pPr>
      <w:del w:id="2060" w:author="Scott Gaudi" w:date="2016-09-17T15:22:00Z">
        <w:r w:rsidRPr="00623F4A" w:rsidDel="007E3CD1">
          <w:delText>A. Science question</w:delText>
        </w:r>
      </w:del>
    </w:p>
    <w:p w14:paraId="69D9EE37" w14:textId="380DAF21" w:rsidR="006B37FF" w:rsidDel="007E3CD1" w:rsidRDefault="006B37FF">
      <w:pPr>
        <w:pStyle w:val="Heading1"/>
        <w:rPr>
          <w:del w:id="2061" w:author="Scott Gaudi" w:date="2016-09-17T15:22:00Z"/>
          <w:sz w:val="28"/>
          <w:szCs w:val="28"/>
        </w:rPr>
        <w:pPrChange w:id="2062" w:author="Scott Gaudi" w:date="2016-09-17T15:24:00Z">
          <w:pPr>
            <w:spacing w:before="0" w:line="276" w:lineRule="auto"/>
          </w:pPr>
        </w:pPrChange>
      </w:pPr>
    </w:p>
    <w:p w14:paraId="6B1C6750" w14:textId="35736270" w:rsidR="00623F4A" w:rsidRPr="00623F4A" w:rsidDel="007E3CD1" w:rsidRDefault="00623F4A">
      <w:pPr>
        <w:pStyle w:val="Heading1"/>
        <w:rPr>
          <w:del w:id="2063" w:author="Scott Gaudi" w:date="2016-09-17T15:22:00Z"/>
          <w:sz w:val="28"/>
          <w:szCs w:val="28"/>
        </w:rPr>
        <w:pPrChange w:id="2064" w:author="Scott Gaudi" w:date="2016-09-17T15:24:00Z">
          <w:pPr>
            <w:spacing w:before="0" w:line="276" w:lineRule="auto"/>
          </w:pPr>
        </w:pPrChange>
      </w:pPr>
      <w:del w:id="2065" w:author="Scott Gaudi" w:date="2016-09-17T15:22:00Z">
        <w:r w:rsidRPr="00623F4A" w:rsidDel="007E3CD1">
          <w:rPr>
            <w:sz w:val="28"/>
            <w:szCs w:val="28"/>
          </w:rPr>
          <w:delText>To understand the nature of material in the Intergalactic Medium (IGM), and what can</w:delText>
        </w:r>
        <w:r w:rsidR="006B37FF" w:rsidDel="007E3CD1">
          <w:rPr>
            <w:sz w:val="28"/>
            <w:szCs w:val="28"/>
          </w:rPr>
          <w:delText xml:space="preserve"> </w:delText>
        </w:r>
        <w:r w:rsidRPr="00623F4A" w:rsidDel="007E3CD1">
          <w:rPr>
            <w:sz w:val="28"/>
            <w:szCs w:val="28"/>
          </w:rPr>
          <w:delText>we learn about the cycle of mat</w:delText>
        </w:r>
        <w:r w:rsidR="006B37FF" w:rsidDel="007E3CD1">
          <w:rPr>
            <w:sz w:val="28"/>
            <w:szCs w:val="28"/>
          </w:rPr>
          <w:delText xml:space="preserve">erial between star formation in </w:delText>
        </w:r>
        <w:r w:rsidRPr="00623F4A" w:rsidDel="007E3CD1">
          <w:rPr>
            <w:sz w:val="28"/>
            <w:szCs w:val="28"/>
          </w:rPr>
          <w:delText>galaxies and how the</w:delText>
        </w:r>
        <w:r w:rsidR="006B37FF" w:rsidDel="007E3CD1">
          <w:rPr>
            <w:sz w:val="28"/>
            <w:szCs w:val="28"/>
          </w:rPr>
          <w:delText xml:space="preserve"> </w:delText>
        </w:r>
        <w:r w:rsidRPr="00623F4A" w:rsidDel="007E3CD1">
          <w:rPr>
            <w:sz w:val="28"/>
            <w:szCs w:val="28"/>
          </w:rPr>
          <w:delText>resulting material is ejected from those galaxies and subsequently returned via other</w:delText>
        </w:r>
        <w:r w:rsidR="006B37FF" w:rsidDel="007E3CD1">
          <w:rPr>
            <w:sz w:val="28"/>
            <w:szCs w:val="28"/>
          </w:rPr>
          <w:delText xml:space="preserve"> </w:delText>
        </w:r>
        <w:r w:rsidRPr="00623F4A" w:rsidDel="007E3CD1">
          <w:rPr>
            <w:sz w:val="28"/>
            <w:szCs w:val="28"/>
          </w:rPr>
          <w:delText>mechanisms.</w:delText>
        </w:r>
      </w:del>
    </w:p>
    <w:p w14:paraId="3BB45B4E" w14:textId="20B78F26" w:rsidR="00623F4A" w:rsidRPr="00623F4A" w:rsidDel="007E3CD1" w:rsidRDefault="00623F4A">
      <w:pPr>
        <w:pStyle w:val="Heading1"/>
        <w:rPr>
          <w:del w:id="2066" w:author="Scott Gaudi" w:date="2016-09-17T15:22:00Z"/>
          <w:sz w:val="28"/>
          <w:szCs w:val="28"/>
        </w:rPr>
        <w:pPrChange w:id="2067" w:author="Scott Gaudi" w:date="2016-09-17T15:24:00Z">
          <w:pPr>
            <w:spacing w:before="0" w:line="276" w:lineRule="auto"/>
          </w:pPr>
        </w:pPrChange>
      </w:pPr>
      <w:del w:id="2068" w:author="Scott Gaudi" w:date="2016-09-17T15:22:00Z">
        <w:r w:rsidRPr="00623F4A" w:rsidDel="007E3CD1">
          <w:rPr>
            <w:sz w:val="28"/>
            <w:szCs w:val="28"/>
          </w:rPr>
          <w:delText>To constrain the cosmic baryon cycle over the past 10 Gyr</w:delText>
        </w:r>
      </w:del>
    </w:p>
    <w:p w14:paraId="6C92F823" w14:textId="2A924B38" w:rsidR="006B37FF" w:rsidDel="007E3CD1" w:rsidRDefault="006B37FF">
      <w:pPr>
        <w:pStyle w:val="Heading1"/>
        <w:rPr>
          <w:del w:id="2069" w:author="Scott Gaudi" w:date="2016-09-17T15:22:00Z"/>
          <w:sz w:val="28"/>
          <w:szCs w:val="28"/>
        </w:rPr>
        <w:pPrChange w:id="2070" w:author="Scott Gaudi" w:date="2016-09-17T15:24:00Z">
          <w:pPr>
            <w:pStyle w:val="ListParagraph"/>
            <w:numPr>
              <w:numId w:val="3"/>
            </w:numPr>
            <w:spacing w:before="0" w:line="276" w:lineRule="auto"/>
            <w:ind w:hanging="360"/>
          </w:pPr>
        </w:pPrChange>
      </w:pPr>
      <w:del w:id="2071" w:author="Scott Gaudi" w:date="2016-09-17T15:22:00Z">
        <w:r w:rsidDel="007E3CD1">
          <w:rPr>
            <w:sz w:val="28"/>
            <w:szCs w:val="28"/>
          </w:rPr>
          <w:delText>M</w:delText>
        </w:r>
        <w:r w:rsidR="00623F4A" w:rsidRPr="006B37FF" w:rsidDel="007E3CD1">
          <w:rPr>
            <w:sz w:val="28"/>
            <w:szCs w:val="28"/>
          </w:rPr>
          <w:delText>easure the amount of gas and heavy elements around z&lt;1 galaxies</w:delText>
        </w:r>
      </w:del>
    </w:p>
    <w:p w14:paraId="05BF603E" w14:textId="57CEC9CA" w:rsidR="006B37FF" w:rsidDel="007E3CD1" w:rsidRDefault="00623F4A">
      <w:pPr>
        <w:pStyle w:val="Heading1"/>
        <w:rPr>
          <w:del w:id="2072" w:author="Scott Gaudi" w:date="2016-09-17T15:22:00Z"/>
          <w:sz w:val="28"/>
          <w:szCs w:val="28"/>
        </w:rPr>
        <w:pPrChange w:id="2073" w:author="Scott Gaudi" w:date="2016-09-17T15:24:00Z">
          <w:pPr>
            <w:pStyle w:val="ListParagraph"/>
            <w:numPr>
              <w:numId w:val="3"/>
            </w:numPr>
            <w:spacing w:before="0" w:line="276" w:lineRule="auto"/>
            <w:ind w:hanging="360"/>
          </w:pPr>
        </w:pPrChange>
      </w:pPr>
      <w:del w:id="2074" w:author="Scott Gaudi" w:date="2016-09-17T15:22:00Z">
        <w:r w:rsidRPr="006B37FF" w:rsidDel="007E3CD1">
          <w:rPr>
            <w:sz w:val="28"/>
            <w:szCs w:val="28"/>
          </w:rPr>
          <w:delText>Do we finally have a complete census of baryons in the local universe?</w:delText>
        </w:r>
      </w:del>
    </w:p>
    <w:p w14:paraId="0AF7DFCA" w14:textId="748E5B19" w:rsidR="00623F4A" w:rsidRPr="006B37FF" w:rsidDel="007E3CD1" w:rsidRDefault="006B37FF">
      <w:pPr>
        <w:pStyle w:val="Heading1"/>
        <w:rPr>
          <w:del w:id="2075" w:author="Scott Gaudi" w:date="2016-09-17T15:22:00Z"/>
          <w:sz w:val="28"/>
          <w:szCs w:val="28"/>
        </w:rPr>
        <w:pPrChange w:id="2076" w:author="Scott Gaudi" w:date="2016-09-17T15:24:00Z">
          <w:pPr>
            <w:pStyle w:val="ListParagraph"/>
            <w:numPr>
              <w:numId w:val="3"/>
            </w:numPr>
            <w:spacing w:before="0" w:line="276" w:lineRule="auto"/>
            <w:ind w:hanging="360"/>
          </w:pPr>
        </w:pPrChange>
      </w:pPr>
      <w:del w:id="2077" w:author="Scott Gaudi" w:date="2016-09-17T15:22:00Z">
        <w:r w:rsidDel="007E3CD1">
          <w:rPr>
            <w:sz w:val="28"/>
            <w:szCs w:val="28"/>
          </w:rPr>
          <w:delText>Wh</w:delText>
        </w:r>
        <w:r w:rsidR="00623F4A" w:rsidRPr="006B37FF" w:rsidDel="007E3CD1">
          <w:rPr>
            <w:sz w:val="28"/>
            <w:szCs w:val="28"/>
          </w:rPr>
          <w:delText>at is the dynamical state of this gas -- what fraction of primordial accretion,</w:delText>
        </w:r>
        <w:r w:rsidDel="007E3CD1">
          <w:rPr>
            <w:sz w:val="28"/>
            <w:szCs w:val="28"/>
          </w:rPr>
          <w:delText xml:space="preserve"> </w:delText>
        </w:r>
        <w:r w:rsidR="00623F4A" w:rsidRPr="006B37FF" w:rsidDel="007E3CD1">
          <w:rPr>
            <w:sz w:val="28"/>
            <w:szCs w:val="28"/>
          </w:rPr>
          <w:delText>outflowing material, recycled accretion, etc?</w:delText>
        </w:r>
      </w:del>
    </w:p>
    <w:p w14:paraId="7368089E" w14:textId="1449B7CF" w:rsidR="006B37FF" w:rsidDel="007E3CD1" w:rsidRDefault="006B37FF">
      <w:pPr>
        <w:pStyle w:val="Heading1"/>
        <w:rPr>
          <w:del w:id="2078" w:author="Scott Gaudi" w:date="2016-09-17T15:22:00Z"/>
          <w:sz w:val="28"/>
          <w:szCs w:val="28"/>
        </w:rPr>
        <w:pPrChange w:id="2079" w:author="Scott Gaudi" w:date="2016-09-17T15:24:00Z">
          <w:pPr>
            <w:spacing w:before="0" w:line="276" w:lineRule="auto"/>
          </w:pPr>
        </w:pPrChange>
      </w:pPr>
    </w:p>
    <w:p w14:paraId="37434118" w14:textId="67CAB83C" w:rsidR="006B37FF" w:rsidDel="007E3CD1" w:rsidRDefault="00623F4A">
      <w:pPr>
        <w:pStyle w:val="Heading1"/>
        <w:rPr>
          <w:del w:id="2080" w:author="Scott Gaudi" w:date="2016-09-17T15:22:00Z"/>
          <w:sz w:val="28"/>
          <w:szCs w:val="28"/>
        </w:rPr>
        <w:pPrChange w:id="2081" w:author="Scott Gaudi" w:date="2016-09-17T15:24:00Z">
          <w:pPr>
            <w:spacing w:before="0" w:line="276" w:lineRule="auto"/>
          </w:pPr>
        </w:pPrChange>
      </w:pPr>
      <w:del w:id="2082" w:author="Scott Gaudi" w:date="2016-09-17T15:22:00Z">
        <w:r w:rsidRPr="006B37FF" w:rsidDel="007E3CD1">
          <w:rPr>
            <w:rStyle w:val="Heading3Char"/>
          </w:rPr>
          <w:delText>B. Measurement/observation</w:delText>
        </w:r>
        <w:r w:rsidRPr="00623F4A" w:rsidDel="007E3CD1">
          <w:rPr>
            <w:sz w:val="28"/>
            <w:szCs w:val="28"/>
          </w:rPr>
          <w:delText xml:space="preserve"> </w:delText>
        </w:r>
      </w:del>
    </w:p>
    <w:p w14:paraId="19AEF819" w14:textId="670AC48A" w:rsidR="006B37FF" w:rsidDel="007E3CD1" w:rsidRDefault="006B37FF">
      <w:pPr>
        <w:pStyle w:val="Heading1"/>
        <w:rPr>
          <w:del w:id="2083" w:author="Scott Gaudi" w:date="2016-09-17T15:22:00Z"/>
          <w:sz w:val="28"/>
          <w:szCs w:val="28"/>
        </w:rPr>
        <w:pPrChange w:id="2084" w:author="Scott Gaudi" w:date="2016-09-17T15:24:00Z">
          <w:pPr>
            <w:spacing w:before="0" w:line="276" w:lineRule="auto"/>
          </w:pPr>
        </w:pPrChange>
      </w:pPr>
    </w:p>
    <w:p w14:paraId="699796AB" w14:textId="652CA782" w:rsidR="006B37FF" w:rsidDel="007E3CD1" w:rsidRDefault="00623F4A">
      <w:pPr>
        <w:pStyle w:val="Heading1"/>
        <w:rPr>
          <w:del w:id="2085" w:author="Scott Gaudi" w:date="2016-09-17T15:22:00Z"/>
          <w:sz w:val="28"/>
          <w:szCs w:val="28"/>
        </w:rPr>
        <w:pPrChange w:id="2086" w:author="Scott Gaudi" w:date="2016-09-17T15:24:00Z">
          <w:pPr>
            <w:spacing w:before="0" w:line="276" w:lineRule="auto"/>
          </w:pPr>
        </w:pPrChange>
      </w:pPr>
      <w:del w:id="2087" w:author="Scott Gaudi" w:date="2016-09-17T15:22:00Z">
        <w:r w:rsidRPr="00623F4A" w:rsidDel="007E3CD1">
          <w:rPr>
            <w:sz w:val="28"/>
            <w:szCs w:val="28"/>
          </w:rPr>
          <w:delText>One observational approach is to use QSOs as backlights to allow absorption line</w:delText>
        </w:r>
        <w:r w:rsidR="006B37FF" w:rsidDel="007E3CD1">
          <w:rPr>
            <w:sz w:val="28"/>
            <w:szCs w:val="28"/>
          </w:rPr>
          <w:delText xml:space="preserve"> </w:delText>
        </w:r>
        <w:r w:rsidRPr="00623F4A" w:rsidDel="007E3CD1">
          <w:rPr>
            <w:sz w:val="28"/>
            <w:szCs w:val="28"/>
          </w:rPr>
          <w:delText>studies of the intervening IGM. The idea, other than pushing hard into the FUV, is to use</w:delText>
        </w:r>
        <w:r w:rsidR="006B37FF" w:rsidDel="007E3CD1">
          <w:rPr>
            <w:sz w:val="28"/>
            <w:szCs w:val="28"/>
          </w:rPr>
          <w:delText xml:space="preserve"> </w:delText>
        </w:r>
        <w:r w:rsidRPr="00623F4A" w:rsidDel="007E3CD1">
          <w:rPr>
            <w:sz w:val="28"/>
            <w:szCs w:val="28"/>
          </w:rPr>
          <w:delText>this methodology to trace invisible bary</w:delText>
        </w:r>
        <w:r w:rsidR="006B37FF" w:rsidDel="007E3CD1">
          <w:rPr>
            <w:sz w:val="28"/>
            <w:szCs w:val="28"/>
          </w:rPr>
          <w:delText xml:space="preserve">ons – the material that has not </w:delText>
        </w:r>
        <w:r w:rsidRPr="00623F4A" w:rsidDel="007E3CD1">
          <w:rPr>
            <w:sz w:val="28"/>
            <w:szCs w:val="28"/>
          </w:rPr>
          <w:delText>participated in star</w:delText>
        </w:r>
        <w:r w:rsidR="006B37FF" w:rsidDel="007E3CD1">
          <w:rPr>
            <w:sz w:val="28"/>
            <w:szCs w:val="28"/>
          </w:rPr>
          <w:delText xml:space="preserve"> </w:delText>
        </w:r>
        <w:r w:rsidRPr="00623F4A" w:rsidDel="007E3CD1">
          <w:rPr>
            <w:sz w:val="28"/>
            <w:szCs w:val="28"/>
          </w:rPr>
          <w:delText>formation or in galactic assembly and is therefore left out of most assays of material</w:delText>
        </w:r>
        <w:r w:rsidR="006B37FF" w:rsidDel="007E3CD1">
          <w:rPr>
            <w:sz w:val="28"/>
            <w:szCs w:val="28"/>
          </w:rPr>
          <w:delText xml:space="preserve"> </w:delText>
        </w:r>
        <w:r w:rsidRPr="00623F4A" w:rsidDel="007E3CD1">
          <w:rPr>
            <w:sz w:val="28"/>
            <w:szCs w:val="28"/>
          </w:rPr>
          <w:delText>between the galaxies – stars only account for 10% of baryonic material in a typical</w:delText>
        </w:r>
        <w:r w:rsidR="006B37FF" w:rsidDel="007E3CD1">
          <w:rPr>
            <w:sz w:val="28"/>
            <w:szCs w:val="28"/>
          </w:rPr>
          <w:delText xml:space="preserve"> </w:delText>
        </w:r>
        <w:r w:rsidRPr="00623F4A" w:rsidDel="007E3CD1">
          <w:rPr>
            <w:sz w:val="28"/>
            <w:szCs w:val="28"/>
          </w:rPr>
          <w:delText>galaxy. Specific challenges, other than the need to optimize both throughput and</w:delText>
        </w:r>
        <w:r w:rsidR="006B37FF" w:rsidDel="007E3CD1">
          <w:rPr>
            <w:sz w:val="28"/>
            <w:szCs w:val="28"/>
          </w:rPr>
          <w:delText xml:space="preserve"> </w:delText>
        </w:r>
        <w:r w:rsidRPr="00623F4A" w:rsidDel="007E3CD1">
          <w:rPr>
            <w:sz w:val="28"/>
            <w:szCs w:val="28"/>
          </w:rPr>
          <w:delText>detector quantum efficiency in the near-ultraviolet (NUV; 120 to 360 nm) and FUV is that</w:delText>
        </w:r>
        <w:r w:rsidR="006B37FF" w:rsidDel="007E3CD1">
          <w:rPr>
            <w:sz w:val="28"/>
            <w:szCs w:val="28"/>
          </w:rPr>
          <w:delText xml:space="preserve"> </w:delText>
        </w:r>
        <w:r w:rsidRPr="00623F4A" w:rsidDel="007E3CD1">
          <w:rPr>
            <w:sz w:val="28"/>
            <w:szCs w:val="28"/>
          </w:rPr>
          <w:delText>many QSOs are simply too faint for some of the probing observations needed.</w:delText>
        </w:r>
        <w:r w:rsidR="006B37FF" w:rsidDel="007E3CD1">
          <w:rPr>
            <w:sz w:val="28"/>
            <w:szCs w:val="28"/>
          </w:rPr>
          <w:delText xml:space="preserve"> </w:delText>
        </w:r>
        <w:r w:rsidRPr="00623F4A" w:rsidDel="007E3CD1">
          <w:rPr>
            <w:sz w:val="28"/>
            <w:szCs w:val="28"/>
          </w:rPr>
          <w:delText>However, the promise is too great to give up on the approach and advances in</w:delText>
        </w:r>
        <w:r w:rsidR="006B37FF" w:rsidDel="007E3CD1">
          <w:rPr>
            <w:sz w:val="28"/>
            <w:szCs w:val="28"/>
          </w:rPr>
          <w:delText xml:space="preserve"> </w:delText>
        </w:r>
        <w:r w:rsidRPr="00623F4A" w:rsidDel="007E3CD1">
          <w:rPr>
            <w:sz w:val="28"/>
            <w:szCs w:val="28"/>
          </w:rPr>
          <w:delText>technology could yield dramatic dividends. This work would require deep FUV high</w:delText>
        </w:r>
        <w:r w:rsidR="006B37FF" w:rsidDel="007E3CD1">
          <w:rPr>
            <w:sz w:val="28"/>
            <w:szCs w:val="28"/>
          </w:rPr>
          <w:delText>-</w:delText>
        </w:r>
        <w:r w:rsidRPr="00623F4A" w:rsidDel="007E3CD1">
          <w:rPr>
            <w:sz w:val="28"/>
            <w:szCs w:val="28"/>
          </w:rPr>
          <w:delText>resolution</w:delText>
        </w:r>
        <w:r w:rsidR="006B37FF" w:rsidDel="007E3CD1">
          <w:rPr>
            <w:sz w:val="28"/>
            <w:szCs w:val="28"/>
          </w:rPr>
          <w:delText xml:space="preserve"> </w:delText>
        </w:r>
        <w:r w:rsidRPr="00623F4A" w:rsidDel="007E3CD1">
          <w:rPr>
            <w:sz w:val="28"/>
            <w:szCs w:val="28"/>
          </w:rPr>
          <w:delText>(</w:delText>
        </w:r>
        <w:r w:rsidR="006B37FF" w:rsidDel="007E3CD1">
          <w:rPr>
            <w:sz w:val="28"/>
            <w:szCs w:val="28"/>
          </w:rPr>
          <w:delText>R</w:delText>
        </w:r>
        <w:r w:rsidRPr="00623F4A" w:rsidDel="007E3CD1">
          <w:rPr>
            <w:sz w:val="28"/>
            <w:szCs w:val="28"/>
          </w:rPr>
          <w:delText>&gt;20,000) spectroscopic capability.</w:delText>
        </w:r>
        <w:r w:rsidR="006B37FF" w:rsidDel="007E3CD1">
          <w:rPr>
            <w:sz w:val="28"/>
            <w:szCs w:val="28"/>
          </w:rPr>
          <w:delText xml:space="preserve"> </w:delText>
        </w:r>
      </w:del>
    </w:p>
    <w:p w14:paraId="6F2E4D20" w14:textId="7D230502" w:rsidR="006B37FF" w:rsidDel="007E3CD1" w:rsidRDefault="006B37FF">
      <w:pPr>
        <w:pStyle w:val="Heading1"/>
        <w:rPr>
          <w:del w:id="2088" w:author="Scott Gaudi" w:date="2016-09-17T15:22:00Z"/>
          <w:sz w:val="28"/>
          <w:szCs w:val="28"/>
        </w:rPr>
        <w:pPrChange w:id="2089" w:author="Scott Gaudi" w:date="2016-09-17T15:24:00Z">
          <w:pPr>
            <w:spacing w:before="0" w:line="276" w:lineRule="auto"/>
          </w:pPr>
        </w:pPrChange>
      </w:pPr>
    </w:p>
    <w:p w14:paraId="617337C5" w14:textId="3BE863E3" w:rsidR="006B37FF" w:rsidDel="007E3CD1" w:rsidRDefault="00623F4A">
      <w:pPr>
        <w:pStyle w:val="Heading1"/>
        <w:rPr>
          <w:del w:id="2090" w:author="Scott Gaudi" w:date="2016-09-17T15:22:00Z"/>
          <w:sz w:val="28"/>
          <w:szCs w:val="28"/>
        </w:rPr>
        <w:pPrChange w:id="2091" w:author="Scott Gaudi" w:date="2016-09-17T15:24:00Z">
          <w:pPr>
            <w:spacing w:before="0" w:line="276" w:lineRule="auto"/>
          </w:pPr>
        </w:pPrChange>
      </w:pPr>
      <w:del w:id="2092" w:author="Scott Gaudi" w:date="2016-09-17T15:22:00Z">
        <w:r w:rsidRPr="00623F4A" w:rsidDel="007E3CD1">
          <w:rPr>
            <w:sz w:val="28"/>
            <w:szCs w:val="28"/>
          </w:rPr>
          <w:delText>Another approach that would focus on similar goals would trace and conduct a census of</w:delText>
        </w:r>
        <w:r w:rsidR="006B37FF" w:rsidDel="007E3CD1">
          <w:rPr>
            <w:sz w:val="28"/>
            <w:szCs w:val="28"/>
          </w:rPr>
          <w:delText xml:space="preserve"> </w:delText>
        </w:r>
        <w:r w:rsidRPr="00623F4A" w:rsidDel="007E3CD1">
          <w:rPr>
            <w:sz w:val="28"/>
            <w:szCs w:val="28"/>
          </w:rPr>
          <w:delText>baryonic matter in the low redshift</w:delText>
        </w:r>
        <w:r w:rsidR="006B37FF" w:rsidDel="007E3CD1">
          <w:rPr>
            <w:sz w:val="28"/>
            <w:szCs w:val="28"/>
          </w:rPr>
          <w:delText xml:space="preserve"> universe in the various phases </w:delText>
        </w:r>
        <w:r w:rsidRPr="00623F4A" w:rsidDel="007E3CD1">
          <w:rPr>
            <w:sz w:val="28"/>
            <w:szCs w:val="28"/>
          </w:rPr>
          <w:delText>of the IGM. This work</w:delText>
        </w:r>
        <w:r w:rsidR="006B37FF" w:rsidDel="007E3CD1">
          <w:rPr>
            <w:sz w:val="28"/>
            <w:szCs w:val="28"/>
          </w:rPr>
          <w:delText xml:space="preserve"> </w:delText>
        </w:r>
        <w:r w:rsidRPr="00623F4A" w:rsidDel="007E3CD1">
          <w:rPr>
            <w:sz w:val="28"/>
            <w:szCs w:val="28"/>
          </w:rPr>
          <w:delText>would require deep NUV/FUV high-resolution spectroscopic surveys using a dedicated</w:delText>
        </w:r>
        <w:r w:rsidR="006B37FF" w:rsidDel="007E3CD1">
          <w:rPr>
            <w:sz w:val="28"/>
            <w:szCs w:val="28"/>
          </w:rPr>
          <w:delText xml:space="preserve"> </w:delText>
        </w:r>
        <w:r w:rsidRPr="00623F4A" w:rsidDel="007E3CD1">
          <w:rPr>
            <w:sz w:val="28"/>
            <w:szCs w:val="28"/>
          </w:rPr>
          <w:delText>6-8m aperture UV mission. The spectrograph would need very high throughput (A</w:delText>
        </w:r>
        <w:r w:rsidRPr="006B37FF" w:rsidDel="007E3CD1">
          <w:rPr>
            <w:sz w:val="28"/>
            <w:szCs w:val="28"/>
            <w:vertAlign w:val="subscript"/>
          </w:rPr>
          <w:delText>eff</w:delText>
        </w:r>
        <w:r w:rsidRPr="00623F4A" w:rsidDel="007E3CD1">
          <w:rPr>
            <w:sz w:val="28"/>
            <w:szCs w:val="28"/>
          </w:rPr>
          <w:delText xml:space="preserve"> &gt;</w:delText>
        </w:r>
        <w:r w:rsidR="006B37FF" w:rsidDel="007E3CD1">
          <w:rPr>
            <w:sz w:val="28"/>
            <w:szCs w:val="28"/>
          </w:rPr>
          <w:delText xml:space="preserve"> 3x</w:delText>
        </w:r>
        <w:r w:rsidRPr="00623F4A" w:rsidDel="007E3CD1">
          <w:rPr>
            <w:sz w:val="28"/>
            <w:szCs w:val="28"/>
          </w:rPr>
          <w:delText>10</w:delText>
        </w:r>
        <w:r w:rsidRPr="006B37FF" w:rsidDel="007E3CD1">
          <w:rPr>
            <w:sz w:val="28"/>
            <w:szCs w:val="28"/>
            <w:vertAlign w:val="superscript"/>
          </w:rPr>
          <w:delText>4</w:delText>
        </w:r>
        <w:r w:rsidRPr="00623F4A" w:rsidDel="007E3CD1">
          <w:rPr>
            <w:sz w:val="28"/>
            <w:szCs w:val="28"/>
          </w:rPr>
          <w:delText xml:space="preserve"> cm</w:delText>
        </w:r>
        <w:r w:rsidRPr="006B37FF" w:rsidDel="007E3CD1">
          <w:rPr>
            <w:sz w:val="28"/>
            <w:szCs w:val="28"/>
            <w:vertAlign w:val="superscript"/>
          </w:rPr>
          <w:delText>2</w:delText>
        </w:r>
        <w:r w:rsidRPr="00623F4A" w:rsidDel="007E3CD1">
          <w:rPr>
            <w:sz w:val="28"/>
            <w:szCs w:val="28"/>
          </w:rPr>
          <w:delText>) and high spectral resolution (R &gt; 40,000).</w:delText>
        </w:r>
        <w:r w:rsidR="006B37FF" w:rsidDel="007E3CD1">
          <w:rPr>
            <w:sz w:val="28"/>
            <w:szCs w:val="28"/>
          </w:rPr>
          <w:delText xml:space="preserve"> </w:delText>
        </w:r>
        <w:r w:rsidRPr="00623F4A" w:rsidDel="007E3CD1">
          <w:rPr>
            <w:sz w:val="28"/>
            <w:szCs w:val="28"/>
          </w:rPr>
          <w:delText>Ano</w:delText>
        </w:r>
        <w:r w:rsidR="006B37FF" w:rsidDel="007E3CD1">
          <w:rPr>
            <w:sz w:val="28"/>
            <w:szCs w:val="28"/>
          </w:rPr>
          <w:delText xml:space="preserve">ther approach that also employs </w:delText>
        </w:r>
        <w:r w:rsidRPr="00623F4A" w:rsidDel="007E3CD1">
          <w:rPr>
            <w:sz w:val="28"/>
            <w:szCs w:val="28"/>
          </w:rPr>
          <w:delText>backlights but instead uses AGNs to determine how</w:delText>
        </w:r>
        <w:r w:rsidR="006B37FF" w:rsidDel="007E3CD1">
          <w:rPr>
            <w:sz w:val="28"/>
            <w:szCs w:val="28"/>
          </w:rPr>
          <w:delText xml:space="preserve"> </w:delText>
        </w:r>
        <w:r w:rsidRPr="00623F4A" w:rsidDel="007E3CD1">
          <w:rPr>
            <w:sz w:val="28"/>
            <w:szCs w:val="28"/>
          </w:rPr>
          <w:delText>BHs accrete matter and grow over time. This approach of using AGN as backlights for</w:delText>
        </w:r>
        <w:r w:rsidR="006B37FF" w:rsidDel="007E3CD1">
          <w:rPr>
            <w:sz w:val="28"/>
            <w:szCs w:val="28"/>
          </w:rPr>
          <w:delText xml:space="preserve"> </w:delText>
        </w:r>
        <w:r w:rsidRPr="00623F4A" w:rsidDel="007E3CD1">
          <w:rPr>
            <w:sz w:val="28"/>
            <w:szCs w:val="28"/>
          </w:rPr>
          <w:delText>IGM, circumgalactic medium (CGM) and interst</w:delText>
        </w:r>
        <w:r w:rsidR="006B37FF" w:rsidDel="007E3CD1">
          <w:rPr>
            <w:sz w:val="28"/>
            <w:szCs w:val="28"/>
          </w:rPr>
          <w:delText xml:space="preserve">ellar medium (ISM) studies also </w:delText>
        </w:r>
        <w:r w:rsidRPr="00623F4A" w:rsidDel="007E3CD1">
          <w:rPr>
            <w:sz w:val="28"/>
            <w:szCs w:val="28"/>
          </w:rPr>
          <w:delText>opens</w:delText>
        </w:r>
        <w:r w:rsidR="006B37FF" w:rsidDel="007E3CD1">
          <w:rPr>
            <w:sz w:val="28"/>
            <w:szCs w:val="28"/>
          </w:rPr>
          <w:delText xml:space="preserve"> </w:delText>
        </w:r>
        <w:r w:rsidRPr="00623F4A" w:rsidDel="007E3CD1">
          <w:rPr>
            <w:sz w:val="28"/>
            <w:szCs w:val="28"/>
          </w:rPr>
          <w:delText>the door for innovative approaches such as reverberation mapping of the broad line</w:delText>
        </w:r>
        <w:r w:rsidR="006B37FF" w:rsidDel="007E3CD1">
          <w:rPr>
            <w:sz w:val="28"/>
            <w:szCs w:val="28"/>
          </w:rPr>
          <w:delText xml:space="preserve"> </w:delText>
        </w:r>
        <w:r w:rsidRPr="00623F4A" w:rsidDel="007E3CD1">
          <w:rPr>
            <w:sz w:val="28"/>
            <w:szCs w:val="28"/>
          </w:rPr>
          <w:delText>region (BLR) around AGNs, quantifying the outflow of material, and the degree of</w:delText>
        </w:r>
        <w:r w:rsidR="006B37FF" w:rsidDel="007E3CD1">
          <w:rPr>
            <w:sz w:val="28"/>
            <w:szCs w:val="28"/>
          </w:rPr>
          <w:delText xml:space="preserve"> </w:delText>
        </w:r>
        <w:r w:rsidRPr="00623F4A" w:rsidDel="007E3CD1">
          <w:rPr>
            <w:sz w:val="28"/>
            <w:szCs w:val="28"/>
          </w:rPr>
          <w:delText>radiation repr</w:delText>
        </w:r>
        <w:r w:rsidR="006B37FF" w:rsidDel="007E3CD1">
          <w:rPr>
            <w:sz w:val="28"/>
            <w:szCs w:val="28"/>
          </w:rPr>
          <w:delText xml:space="preserve">ocessing that occurs. Such work </w:delText>
        </w:r>
        <w:r w:rsidRPr="00623F4A" w:rsidDel="007E3CD1">
          <w:rPr>
            <w:sz w:val="28"/>
            <w:szCs w:val="28"/>
          </w:rPr>
          <w:delText>requires very high-resolution angular and</w:delText>
        </w:r>
        <w:r w:rsidR="006B37FF" w:rsidDel="007E3CD1">
          <w:rPr>
            <w:sz w:val="28"/>
            <w:szCs w:val="28"/>
          </w:rPr>
          <w:delText xml:space="preserve"> </w:delText>
        </w:r>
        <w:r w:rsidRPr="00623F4A" w:rsidDel="007E3CD1">
          <w:rPr>
            <w:sz w:val="28"/>
            <w:szCs w:val="28"/>
          </w:rPr>
          <w:delText>spectral FUV spectroscopy. The new aspect of this work is the addition of a time</w:delText>
        </w:r>
        <w:r w:rsidR="006B37FF" w:rsidDel="007E3CD1">
          <w:rPr>
            <w:sz w:val="28"/>
            <w:szCs w:val="28"/>
          </w:rPr>
          <w:delText xml:space="preserve"> </w:delText>
        </w:r>
        <w:r w:rsidRPr="00623F4A" w:rsidDel="007E3CD1">
          <w:rPr>
            <w:sz w:val="28"/>
            <w:szCs w:val="28"/>
          </w:rPr>
          <w:delText>domain capability that requires spectroscopy with time resolutions ~1000s, with a field of</w:delText>
        </w:r>
        <w:r w:rsidR="006B37FF" w:rsidDel="007E3CD1">
          <w:rPr>
            <w:sz w:val="28"/>
            <w:szCs w:val="28"/>
          </w:rPr>
          <w:delText xml:space="preserve"> view of </w:delText>
        </w:r>
        <w:r w:rsidRPr="00623F4A" w:rsidDel="007E3CD1">
          <w:rPr>
            <w:sz w:val="28"/>
            <w:szCs w:val="28"/>
          </w:rPr>
          <w:delText>only &lt;1</w:delText>
        </w:r>
        <w:r w:rsidRPr="00623F4A" w:rsidDel="007E3CD1">
          <w:rPr>
            <w:rFonts w:ascii="STIXGeneral" w:hAnsi="STIXGeneral" w:cs="STIXGeneral"/>
            <w:sz w:val="28"/>
            <w:szCs w:val="28"/>
          </w:rPr>
          <w:delText>″</w:delText>
        </w:r>
        <w:r w:rsidRPr="00623F4A" w:rsidDel="007E3CD1">
          <w:rPr>
            <w:sz w:val="28"/>
            <w:szCs w:val="28"/>
          </w:rPr>
          <w:delText>, but with an angular resolution of ~10 mas. This program would</w:delText>
        </w:r>
        <w:r w:rsidR="006B37FF" w:rsidDel="007E3CD1">
          <w:rPr>
            <w:sz w:val="28"/>
            <w:szCs w:val="28"/>
          </w:rPr>
          <w:delText xml:space="preserve"> </w:delText>
        </w:r>
        <w:r w:rsidRPr="00623F4A" w:rsidDel="007E3CD1">
          <w:rPr>
            <w:sz w:val="28"/>
            <w:szCs w:val="28"/>
          </w:rPr>
          <w:delText>requires a spectral resolution of R&gt;40,000</w:delText>
        </w:r>
        <w:r w:rsidR="006B37FF" w:rsidDel="007E3CD1">
          <w:rPr>
            <w:sz w:val="28"/>
            <w:szCs w:val="28"/>
          </w:rPr>
          <w:delText xml:space="preserve"> over a waveband of 91.2-320 nm </w:delText>
        </w:r>
        <w:r w:rsidRPr="00623F4A" w:rsidDel="007E3CD1">
          <w:rPr>
            <w:sz w:val="28"/>
            <w:szCs w:val="28"/>
          </w:rPr>
          <w:delText>with a</w:delText>
        </w:r>
        <w:r w:rsidR="006B37FF" w:rsidDel="007E3CD1">
          <w:rPr>
            <w:sz w:val="28"/>
            <w:szCs w:val="28"/>
          </w:rPr>
          <w:delText xml:space="preserve"> </w:delText>
        </w:r>
        <w:r w:rsidRPr="00623F4A" w:rsidDel="007E3CD1">
          <w:rPr>
            <w:sz w:val="28"/>
            <w:szCs w:val="28"/>
          </w:rPr>
          <w:delText>sensitivity 5´10-16 ergs/cm2/s in 2000s.</w:delText>
        </w:r>
        <w:r w:rsidR="006B37FF" w:rsidDel="007E3CD1">
          <w:rPr>
            <w:sz w:val="28"/>
            <w:szCs w:val="28"/>
          </w:rPr>
          <w:delText xml:space="preserve"> </w:delText>
        </w:r>
      </w:del>
    </w:p>
    <w:p w14:paraId="62F9336E" w14:textId="5D4CD0BB" w:rsidR="006B37FF" w:rsidDel="007E3CD1" w:rsidRDefault="006B37FF">
      <w:pPr>
        <w:pStyle w:val="Heading1"/>
        <w:rPr>
          <w:del w:id="2093" w:author="Scott Gaudi" w:date="2016-09-17T15:22:00Z"/>
          <w:sz w:val="28"/>
          <w:szCs w:val="28"/>
        </w:rPr>
        <w:pPrChange w:id="2094" w:author="Scott Gaudi" w:date="2016-09-17T15:24:00Z">
          <w:pPr>
            <w:spacing w:before="0" w:line="276" w:lineRule="auto"/>
          </w:pPr>
        </w:pPrChange>
      </w:pPr>
    </w:p>
    <w:p w14:paraId="01A95AD9" w14:textId="0423EAD8" w:rsidR="00623F4A" w:rsidRPr="00623F4A" w:rsidDel="007E3CD1" w:rsidRDefault="00623F4A">
      <w:pPr>
        <w:pStyle w:val="Heading1"/>
        <w:rPr>
          <w:del w:id="2095" w:author="Scott Gaudi" w:date="2016-09-17T15:22:00Z"/>
          <w:sz w:val="28"/>
          <w:szCs w:val="28"/>
        </w:rPr>
        <w:pPrChange w:id="2096" w:author="Scott Gaudi" w:date="2016-09-17T15:24:00Z">
          <w:pPr>
            <w:spacing w:before="0" w:line="276" w:lineRule="auto"/>
          </w:pPr>
        </w:pPrChange>
      </w:pPr>
      <w:del w:id="2097" w:author="Scott Gaudi" w:date="2016-09-17T15:22:00Z">
        <w:r w:rsidRPr="00623F4A" w:rsidDel="007E3CD1">
          <w:rPr>
            <w:sz w:val="28"/>
            <w:szCs w:val="28"/>
          </w:rPr>
          <w:delText>Another tactic is to use IGM/CGM emission mapping to probe baryonic structure</w:delText>
        </w:r>
        <w:r w:rsidR="006B37FF" w:rsidDel="007E3CD1">
          <w:rPr>
            <w:sz w:val="28"/>
            <w:szCs w:val="28"/>
          </w:rPr>
          <w:delText xml:space="preserve"> </w:delText>
        </w:r>
        <w:r w:rsidRPr="00623F4A" w:rsidDel="007E3CD1">
          <w:rPr>
            <w:sz w:val="28"/>
            <w:szCs w:val="28"/>
          </w:rPr>
          <w:delText>formation across cosmic time. The idea is to detect and characterize the IGM emission</w:delText>
        </w:r>
        <w:r w:rsidR="006B37FF" w:rsidDel="007E3CD1">
          <w:rPr>
            <w:sz w:val="28"/>
            <w:szCs w:val="28"/>
          </w:rPr>
          <w:delText xml:space="preserve"> </w:delText>
        </w:r>
        <w:r w:rsidRPr="00623F4A" w:rsidDel="007E3CD1">
          <w:rPr>
            <w:sz w:val="28"/>
            <w:szCs w:val="28"/>
          </w:rPr>
          <w:delText>(rather than absorption) to determine the physical properties of the IGM and trace</w:delText>
        </w:r>
        <w:r w:rsidR="006B37FF" w:rsidDel="007E3CD1">
          <w:rPr>
            <w:sz w:val="28"/>
            <w:szCs w:val="28"/>
          </w:rPr>
          <w:delText xml:space="preserve"> </w:delText>
        </w:r>
        <w:r w:rsidRPr="00623F4A" w:rsidDel="007E3CD1">
          <w:rPr>
            <w:sz w:val="28"/>
            <w:szCs w:val="28"/>
          </w:rPr>
          <w:delText>baryonic structure formatio</w:delText>
        </w:r>
        <w:r w:rsidR="006B37FF" w:rsidDel="007E3CD1">
          <w:rPr>
            <w:sz w:val="28"/>
            <w:szCs w:val="28"/>
          </w:rPr>
          <w:delText xml:space="preserve">n using that same </w:delText>
        </w:r>
        <w:r w:rsidRPr="00623F4A" w:rsidDel="007E3CD1">
          <w:rPr>
            <w:sz w:val="28"/>
            <w:szCs w:val="28"/>
          </w:rPr>
          <w:delText>emission. Such work requires the use of</w:delText>
        </w:r>
        <w:r w:rsidR="006B37FF" w:rsidDel="007E3CD1">
          <w:rPr>
            <w:sz w:val="28"/>
            <w:szCs w:val="28"/>
          </w:rPr>
          <w:delText xml:space="preserve"> </w:delText>
        </w:r>
        <w:r w:rsidRPr="00623F4A" w:rsidDel="007E3CD1">
          <w:rPr>
            <w:sz w:val="28"/>
            <w:szCs w:val="28"/>
          </w:rPr>
          <w:delText>FUV multi-object spectroscopy over modest sized fields. Specific capabilities proposed</w:delText>
        </w:r>
        <w:r w:rsidR="006B37FF" w:rsidDel="007E3CD1">
          <w:rPr>
            <w:sz w:val="28"/>
            <w:szCs w:val="28"/>
          </w:rPr>
          <w:delText xml:space="preserve"> </w:delText>
        </w:r>
        <w:r w:rsidRPr="00623F4A" w:rsidDel="007E3CD1">
          <w:rPr>
            <w:sz w:val="28"/>
            <w:szCs w:val="28"/>
          </w:rPr>
          <w:delText>include an IFU with a 4´4 arcmin2 field of v</w:delText>
        </w:r>
        <w:r w:rsidR="006B37FF" w:rsidDel="007E3CD1">
          <w:rPr>
            <w:sz w:val="28"/>
            <w:szCs w:val="28"/>
          </w:rPr>
          <w:delText>iew, a MOS instrument with a 20x</w:delText>
        </w:r>
        <w:r w:rsidRPr="00623F4A" w:rsidDel="007E3CD1">
          <w:rPr>
            <w:sz w:val="28"/>
            <w:szCs w:val="28"/>
          </w:rPr>
          <w:delText>20 arcmin</w:delText>
        </w:r>
        <w:r w:rsidRPr="006B37FF" w:rsidDel="007E3CD1">
          <w:rPr>
            <w:sz w:val="28"/>
            <w:szCs w:val="28"/>
            <w:vertAlign w:val="superscript"/>
          </w:rPr>
          <w:delText>2</w:delText>
        </w:r>
        <w:r w:rsidR="006B37FF" w:rsidDel="007E3CD1">
          <w:rPr>
            <w:sz w:val="28"/>
            <w:szCs w:val="28"/>
          </w:rPr>
          <w:delText xml:space="preserve"> </w:delText>
        </w:r>
        <w:r w:rsidRPr="00623F4A" w:rsidDel="007E3CD1">
          <w:rPr>
            <w:sz w:val="28"/>
            <w:szCs w:val="28"/>
          </w:rPr>
          <w:delText>field of view, and 1-5</w:delText>
        </w:r>
        <w:r w:rsidRPr="00623F4A" w:rsidDel="007E3CD1">
          <w:rPr>
            <w:rFonts w:ascii="STIXGeneral" w:hAnsi="STIXGeneral" w:cs="STIXGeneral"/>
            <w:sz w:val="28"/>
            <w:szCs w:val="28"/>
          </w:rPr>
          <w:delText>″</w:delText>
        </w:r>
        <w:r w:rsidRPr="00623F4A" w:rsidDel="007E3CD1">
          <w:rPr>
            <w:sz w:val="28"/>
            <w:szCs w:val="28"/>
          </w:rPr>
          <w:delText xml:space="preserve"> resolution, delivering R</w:delText>
        </w:r>
        <w:r w:rsidR="006B37FF" w:rsidDel="007E3CD1">
          <w:rPr>
            <w:sz w:val="28"/>
            <w:szCs w:val="28"/>
          </w:rPr>
          <w:delText xml:space="preserve">~1000-5000, at </w:delText>
        </w:r>
        <w:r w:rsidRPr="00623F4A" w:rsidDel="007E3CD1">
          <w:rPr>
            <w:sz w:val="28"/>
            <w:szCs w:val="28"/>
          </w:rPr>
          <w:delText>λ~100-400 nm covering</w:delText>
        </w:r>
        <w:r w:rsidR="006B37FF" w:rsidDel="007E3CD1">
          <w:rPr>
            <w:sz w:val="28"/>
            <w:szCs w:val="28"/>
          </w:rPr>
          <w:delText xml:space="preserve"> </w:delText>
        </w:r>
        <w:r w:rsidRPr="00623F4A" w:rsidDel="007E3CD1">
          <w:rPr>
            <w:sz w:val="28"/>
            <w:szCs w:val="28"/>
          </w:rPr>
          <w:delText>0.05&lt;z&lt;1.5. The ultimate goal is the achievement of a</w:delText>
        </w:r>
        <w:r w:rsidR="006B37FF" w:rsidDel="007E3CD1">
          <w:rPr>
            <w:sz w:val="28"/>
            <w:szCs w:val="28"/>
          </w:rPr>
          <w:delText xml:space="preserve"> sensitivity of 100-5000 photons </w:delText>
        </w:r>
        <w:r w:rsidRPr="00623F4A" w:rsidDel="007E3CD1">
          <w:rPr>
            <w:sz w:val="28"/>
            <w:szCs w:val="28"/>
          </w:rPr>
          <w:delText xml:space="preserve">cm-2 </w:delText>
        </w:r>
        <w:r w:rsidR="006B37FF" w:rsidDel="007E3CD1">
          <w:rPr>
            <w:sz w:val="28"/>
            <w:szCs w:val="28"/>
          </w:rPr>
          <w:delText xml:space="preserve">s-1 sr-1 for the CGM, and 5-100 </w:delText>
        </w:r>
        <w:r w:rsidRPr="00623F4A" w:rsidDel="007E3CD1">
          <w:rPr>
            <w:sz w:val="28"/>
            <w:szCs w:val="28"/>
          </w:rPr>
          <w:delText>photons cm-2 s-1 sr-1 for the IGM.</w:delText>
        </w:r>
      </w:del>
    </w:p>
    <w:p w14:paraId="54738FD2" w14:textId="70F5221A" w:rsidR="006B37FF" w:rsidDel="007E3CD1" w:rsidRDefault="006B37FF">
      <w:pPr>
        <w:pStyle w:val="Heading1"/>
        <w:rPr>
          <w:del w:id="2098" w:author="Scott Gaudi" w:date="2016-09-17T15:22:00Z"/>
          <w:sz w:val="28"/>
          <w:szCs w:val="28"/>
        </w:rPr>
        <w:pPrChange w:id="2099" w:author="Scott Gaudi" w:date="2016-09-17T15:24:00Z">
          <w:pPr>
            <w:spacing w:before="0" w:line="276" w:lineRule="auto"/>
          </w:pPr>
        </w:pPrChange>
      </w:pPr>
    </w:p>
    <w:p w14:paraId="0585616D" w14:textId="38EB4F1A" w:rsidR="00623F4A" w:rsidRPr="00623F4A" w:rsidDel="007E3CD1" w:rsidRDefault="00623F4A">
      <w:pPr>
        <w:pStyle w:val="Heading1"/>
        <w:rPr>
          <w:del w:id="2100" w:author="Scott Gaudi" w:date="2016-09-17T15:22:00Z"/>
          <w:sz w:val="28"/>
          <w:szCs w:val="28"/>
        </w:rPr>
        <w:pPrChange w:id="2101" w:author="Scott Gaudi" w:date="2016-09-17T15:24:00Z">
          <w:pPr>
            <w:spacing w:before="0" w:line="276" w:lineRule="auto"/>
          </w:pPr>
        </w:pPrChange>
      </w:pPr>
      <w:del w:id="2102" w:author="Scott Gaudi" w:date="2016-09-17T15:22:00Z">
        <w:r w:rsidRPr="00623F4A" w:rsidDel="007E3CD1">
          <w:rPr>
            <w:sz w:val="28"/>
            <w:szCs w:val="28"/>
          </w:rPr>
          <w:delText>One more technique is to map and track the metallic evolution of the IGM, and through</w:delText>
        </w:r>
        <w:r w:rsidR="006B37FF" w:rsidDel="007E3CD1">
          <w:rPr>
            <w:sz w:val="28"/>
            <w:szCs w:val="28"/>
          </w:rPr>
          <w:delText xml:space="preserve"> </w:delText>
        </w:r>
        <w:r w:rsidRPr="00623F4A" w:rsidDel="007E3CD1">
          <w:rPr>
            <w:sz w:val="28"/>
            <w:szCs w:val="28"/>
          </w:rPr>
          <w:delText>that data the physics and c</w:delText>
        </w:r>
        <w:r w:rsidR="006B37FF" w:rsidDel="007E3CD1">
          <w:rPr>
            <w:sz w:val="28"/>
            <w:szCs w:val="28"/>
          </w:rPr>
          <w:delText xml:space="preserve">ontents of galactic haloes, the </w:delText>
        </w:r>
        <w:r w:rsidRPr="00623F4A" w:rsidDel="007E3CD1">
          <w:rPr>
            <w:sz w:val="28"/>
            <w:szCs w:val="28"/>
          </w:rPr>
          <w:delText>evolution of UV irradiated</w:delText>
        </w:r>
        <w:r w:rsidR="006B37FF" w:rsidDel="007E3CD1">
          <w:rPr>
            <w:sz w:val="28"/>
            <w:szCs w:val="28"/>
          </w:rPr>
          <w:delText xml:space="preserve"> </w:delText>
        </w:r>
        <w:r w:rsidRPr="00623F4A" w:rsidDel="007E3CD1">
          <w:rPr>
            <w:sz w:val="28"/>
            <w:szCs w:val="28"/>
          </w:rPr>
          <w:delText>environments and ultimately the emergence of life. Such work requires a very large</w:delText>
        </w:r>
        <w:r w:rsidR="006B37FF" w:rsidDel="007E3CD1">
          <w:rPr>
            <w:sz w:val="28"/>
            <w:szCs w:val="28"/>
          </w:rPr>
          <w:delText xml:space="preserve"> </w:delText>
        </w:r>
        <w:r w:rsidRPr="00623F4A" w:rsidDel="007E3CD1">
          <w:rPr>
            <w:sz w:val="28"/>
            <w:szCs w:val="28"/>
          </w:rPr>
          <w:delText>number of spectroscopic lines of sight, coupled with narrow band UV imaging and</w:delText>
        </w:r>
        <w:r w:rsidR="006B37FF" w:rsidDel="007E3CD1">
          <w:rPr>
            <w:sz w:val="28"/>
            <w:szCs w:val="28"/>
          </w:rPr>
          <w:delText xml:space="preserve"> </w:delText>
        </w:r>
        <w:r w:rsidRPr="00623F4A" w:rsidDel="007E3CD1">
          <w:rPr>
            <w:sz w:val="28"/>
            <w:szCs w:val="28"/>
          </w:rPr>
          <w:delText>spectroscopy, a large collecting area, large photon-counting detectors, improvements in</w:delText>
        </w:r>
        <w:r w:rsidR="006B37FF" w:rsidDel="007E3CD1">
          <w:rPr>
            <w:sz w:val="28"/>
            <w:szCs w:val="28"/>
          </w:rPr>
          <w:delText xml:space="preserve"> </w:delText>
        </w:r>
        <w:r w:rsidRPr="00623F4A" w:rsidDel="007E3CD1">
          <w:rPr>
            <w:sz w:val="28"/>
            <w:szCs w:val="28"/>
          </w:rPr>
          <w:delText>coatings and UV optics materials. The proposal envisioned an UV survey of the Galactic</w:delText>
        </w:r>
      </w:del>
    </w:p>
    <w:p w14:paraId="75732DFD" w14:textId="18DF6FFE" w:rsidR="00623F4A" w:rsidRPr="00623F4A" w:rsidDel="007E3CD1" w:rsidRDefault="00623F4A">
      <w:pPr>
        <w:pStyle w:val="Heading1"/>
        <w:rPr>
          <w:del w:id="2103" w:author="Scott Gaudi" w:date="2016-09-17T15:22:00Z"/>
          <w:sz w:val="28"/>
          <w:szCs w:val="28"/>
        </w:rPr>
        <w:pPrChange w:id="2104" w:author="Scott Gaudi" w:date="2016-09-17T15:24:00Z">
          <w:pPr>
            <w:spacing w:before="0" w:line="276" w:lineRule="auto"/>
          </w:pPr>
        </w:pPrChange>
      </w:pPr>
      <w:del w:id="2105" w:author="Scott Gaudi" w:date="2016-09-17T15:22:00Z">
        <w:r w:rsidRPr="00623F4A" w:rsidDel="007E3CD1">
          <w:rPr>
            <w:sz w:val="28"/>
            <w:szCs w:val="28"/>
          </w:rPr>
          <w:delText xml:space="preserve">plane that would be enabled by a fundamental </w:delText>
        </w:r>
        <w:r w:rsidR="006B37FF" w:rsidDel="007E3CD1">
          <w:rPr>
            <w:sz w:val="28"/>
            <w:szCs w:val="28"/>
          </w:rPr>
          <w:delText xml:space="preserve">improvement in our knowledge of </w:delText>
        </w:r>
        <w:r w:rsidRPr="00623F4A" w:rsidDel="007E3CD1">
          <w:rPr>
            <w:sz w:val="28"/>
            <w:szCs w:val="28"/>
          </w:rPr>
          <w:delText>molecular transitions lines. The required capabilities are broad involving a field of view</w:delText>
        </w:r>
        <w:r w:rsidR="006B37FF" w:rsidDel="007E3CD1">
          <w:rPr>
            <w:sz w:val="28"/>
            <w:szCs w:val="28"/>
          </w:rPr>
          <w:delText xml:space="preserve"> </w:delText>
        </w:r>
        <w:r w:rsidRPr="00623F4A" w:rsidDel="007E3CD1">
          <w:rPr>
            <w:sz w:val="28"/>
            <w:szCs w:val="28"/>
          </w:rPr>
          <w:delText>that can range from ~1</w:delText>
        </w:r>
        <w:r w:rsidRPr="00623F4A" w:rsidDel="007E3CD1">
          <w:rPr>
            <w:rFonts w:ascii="STIXGeneral" w:hAnsi="STIXGeneral" w:cs="STIXGeneral"/>
            <w:sz w:val="28"/>
            <w:szCs w:val="28"/>
          </w:rPr>
          <w:delText>′</w:delText>
        </w:r>
        <w:r w:rsidR="00071DE8" w:rsidDel="007E3CD1">
          <w:rPr>
            <w:sz w:val="28"/>
            <w:szCs w:val="28"/>
          </w:rPr>
          <w:delText xml:space="preserve">-1°, angular resolutions that </w:delText>
        </w:r>
        <w:r w:rsidRPr="00623F4A" w:rsidDel="007E3CD1">
          <w:rPr>
            <w:sz w:val="28"/>
            <w:szCs w:val="28"/>
          </w:rPr>
          <w:delText>can range ~0.001-1</w:delText>
        </w:r>
        <w:r w:rsidRPr="00623F4A" w:rsidDel="007E3CD1">
          <w:rPr>
            <w:rFonts w:ascii="STIXGeneral" w:hAnsi="STIXGeneral" w:cs="STIXGeneral"/>
            <w:sz w:val="28"/>
            <w:szCs w:val="28"/>
          </w:rPr>
          <w:delText>″</w:delText>
        </w:r>
        <w:r w:rsidRPr="00623F4A" w:rsidDel="007E3CD1">
          <w:rPr>
            <w:sz w:val="28"/>
            <w:szCs w:val="28"/>
          </w:rPr>
          <w:delText xml:space="preserve"> with resolutions</w:delText>
        </w:r>
        <w:r w:rsidR="006B37FF" w:rsidDel="007E3CD1">
          <w:rPr>
            <w:sz w:val="28"/>
            <w:szCs w:val="28"/>
          </w:rPr>
          <w:delText xml:space="preserve"> </w:delText>
        </w:r>
        <w:r w:rsidRPr="00623F4A" w:rsidDel="007E3CD1">
          <w:rPr>
            <w:sz w:val="28"/>
            <w:szCs w:val="28"/>
          </w:rPr>
          <w:delText>R~40-1000 over ~90-320 nm.</w:delText>
        </w:r>
      </w:del>
    </w:p>
    <w:p w14:paraId="6012D70D" w14:textId="4ED82FA0" w:rsidR="006B37FF" w:rsidDel="007E3CD1" w:rsidRDefault="006B37FF">
      <w:pPr>
        <w:pStyle w:val="Heading1"/>
        <w:rPr>
          <w:del w:id="2106" w:author="Scott Gaudi" w:date="2016-09-17T15:22:00Z"/>
          <w:sz w:val="28"/>
          <w:szCs w:val="28"/>
        </w:rPr>
        <w:pPrChange w:id="2107" w:author="Scott Gaudi" w:date="2016-09-17T15:24:00Z">
          <w:pPr>
            <w:spacing w:before="0" w:line="276" w:lineRule="auto"/>
          </w:pPr>
        </w:pPrChange>
      </w:pPr>
    </w:p>
    <w:p w14:paraId="3A709A9A" w14:textId="605A492D" w:rsidR="00623F4A" w:rsidRPr="00623F4A" w:rsidDel="007E3CD1" w:rsidRDefault="00623F4A">
      <w:pPr>
        <w:pStyle w:val="Heading1"/>
        <w:rPr>
          <w:del w:id="2108" w:author="Scott Gaudi" w:date="2016-09-17T15:22:00Z"/>
          <w:sz w:val="28"/>
          <w:szCs w:val="28"/>
        </w:rPr>
        <w:pPrChange w:id="2109" w:author="Scott Gaudi" w:date="2016-09-17T15:24:00Z">
          <w:pPr>
            <w:spacing w:before="0" w:line="276" w:lineRule="auto"/>
          </w:pPr>
        </w:pPrChange>
      </w:pPr>
      <w:del w:id="2110" w:author="Scott Gaudi" w:date="2016-09-17T15:22:00Z">
        <w:r w:rsidRPr="00623F4A" w:rsidDel="007E3CD1">
          <w:rPr>
            <w:sz w:val="28"/>
            <w:szCs w:val="28"/>
          </w:rPr>
          <w:delText>Another program would focus on the understanding of how material, and in particular the</w:delText>
        </w:r>
        <w:r w:rsidR="006B37FF" w:rsidDel="007E3CD1">
          <w:rPr>
            <w:sz w:val="28"/>
            <w:szCs w:val="28"/>
          </w:rPr>
          <w:delText xml:space="preserve"> </w:delText>
        </w:r>
        <w:r w:rsidRPr="00623F4A" w:rsidDel="007E3CD1">
          <w:rPr>
            <w:sz w:val="28"/>
            <w:szCs w:val="28"/>
          </w:rPr>
          <w:delText>chemical elements, are distributed and dispersed into the CGM and the IGM. Of</w:delText>
        </w:r>
        <w:r w:rsidR="006B37FF" w:rsidDel="007E3CD1">
          <w:rPr>
            <w:sz w:val="28"/>
            <w:szCs w:val="28"/>
          </w:rPr>
          <w:delText xml:space="preserve"> </w:delText>
        </w:r>
        <w:r w:rsidRPr="00623F4A" w:rsidDel="007E3CD1">
          <w:rPr>
            <w:sz w:val="28"/>
            <w:szCs w:val="28"/>
          </w:rPr>
          <w:delText>particular interest is how baryonic matter flows from the IGM into galaxies and from there</w:delText>
        </w:r>
        <w:r w:rsidR="006B37FF" w:rsidDel="007E3CD1">
          <w:rPr>
            <w:sz w:val="28"/>
            <w:szCs w:val="28"/>
          </w:rPr>
          <w:delText xml:space="preserve"> </w:delText>
        </w:r>
        <w:r w:rsidRPr="00623F4A" w:rsidDel="007E3CD1">
          <w:rPr>
            <w:sz w:val="28"/>
            <w:szCs w:val="28"/>
          </w:rPr>
          <w:delText>into stars and planets. This idea was rooted in conducting high-resolution multiband</w:delText>
        </w:r>
        <w:r w:rsidR="006B37FF" w:rsidDel="007E3CD1">
          <w:rPr>
            <w:sz w:val="28"/>
            <w:szCs w:val="28"/>
          </w:rPr>
          <w:delText xml:space="preserve"> </w:delText>
        </w:r>
        <w:r w:rsidRPr="00623F4A" w:rsidDel="007E3CD1">
          <w:rPr>
            <w:sz w:val="28"/>
            <w:szCs w:val="28"/>
          </w:rPr>
          <w:delText>UVOIR survey imaging of the Magellanic Clouds (MCs), together with a narrowband</w:delText>
        </w:r>
        <w:r w:rsidR="006B37FF" w:rsidDel="007E3CD1">
          <w:rPr>
            <w:sz w:val="28"/>
            <w:szCs w:val="28"/>
          </w:rPr>
          <w:delText xml:space="preserve"> </w:delText>
        </w:r>
        <w:r w:rsidRPr="00623F4A" w:rsidDel="007E3CD1">
          <w:rPr>
            <w:sz w:val="28"/>
            <w:szCs w:val="28"/>
          </w:rPr>
          <w:delText>survey of HII regions and the diffuse warm ISM in the Clouds. A complementary FUV</w:delText>
        </w:r>
      </w:del>
    </w:p>
    <w:p w14:paraId="74C57E07" w14:textId="6D1AF170" w:rsidR="00623F4A" w:rsidRPr="00623F4A" w:rsidDel="007E3CD1" w:rsidRDefault="00623F4A">
      <w:pPr>
        <w:pStyle w:val="Heading1"/>
        <w:rPr>
          <w:del w:id="2111" w:author="Scott Gaudi" w:date="2016-09-17T15:22:00Z"/>
          <w:sz w:val="28"/>
          <w:szCs w:val="28"/>
        </w:rPr>
        <w:pPrChange w:id="2112" w:author="Scott Gaudi" w:date="2016-09-17T15:24:00Z">
          <w:pPr>
            <w:spacing w:before="0" w:line="276" w:lineRule="auto"/>
          </w:pPr>
        </w:pPrChange>
      </w:pPr>
      <w:del w:id="2113" w:author="Scott Gaudi" w:date="2016-09-17T15:22:00Z">
        <w:r w:rsidRPr="00623F4A" w:rsidDel="007E3CD1">
          <w:rPr>
            <w:sz w:val="28"/>
            <w:szCs w:val="28"/>
          </w:rPr>
          <w:delText>spectroscopic survey of 1300 early-type stars would pro</w:delText>
        </w:r>
        <w:r w:rsidR="006B37FF" w:rsidDel="007E3CD1">
          <w:rPr>
            <w:sz w:val="28"/>
            <w:szCs w:val="28"/>
          </w:rPr>
          <w:delText xml:space="preserve">vide direct tracers of both the </w:delText>
        </w:r>
        <w:r w:rsidRPr="00623F4A" w:rsidDel="007E3CD1">
          <w:rPr>
            <w:sz w:val="28"/>
            <w:szCs w:val="28"/>
          </w:rPr>
          <w:delText>ISM conditions as well as providing insight into the nature of these stellar atmospheres</w:delText>
        </w:r>
        <w:r w:rsidR="006B37FF" w:rsidDel="007E3CD1">
          <w:rPr>
            <w:sz w:val="28"/>
            <w:szCs w:val="28"/>
          </w:rPr>
          <w:delText xml:space="preserve"> </w:delText>
        </w:r>
        <w:r w:rsidRPr="00623F4A" w:rsidDel="007E3CD1">
          <w:rPr>
            <w:sz w:val="28"/>
            <w:szCs w:val="28"/>
          </w:rPr>
          <w:delText>to provide checks for atmospheric codes. As above, this program required a large field</w:delText>
        </w:r>
        <w:r w:rsidR="006B37FF" w:rsidDel="007E3CD1">
          <w:rPr>
            <w:sz w:val="28"/>
            <w:szCs w:val="28"/>
          </w:rPr>
          <w:delText xml:space="preserve"> </w:delText>
        </w:r>
        <w:r w:rsidRPr="00623F4A" w:rsidDel="007E3CD1">
          <w:rPr>
            <w:sz w:val="28"/>
            <w:szCs w:val="28"/>
          </w:rPr>
          <w:delText>of view (&gt;200 arcmin2) with diffraction limited imaging at 300nm behind an aperture of</w:delText>
        </w:r>
        <w:r w:rsidR="006B37FF" w:rsidDel="007E3CD1">
          <w:rPr>
            <w:sz w:val="28"/>
            <w:szCs w:val="28"/>
          </w:rPr>
          <w:delText xml:space="preserve"> </w:delText>
        </w:r>
        <w:r w:rsidRPr="00623F4A" w:rsidDel="007E3CD1">
          <w:rPr>
            <w:sz w:val="28"/>
            <w:szCs w:val="28"/>
          </w:rPr>
          <w:delText>1.5-4m with a large suite of filters. The FUV spectroscopy requires next generation</w:delText>
        </w:r>
        <w:r w:rsidR="006B37FF" w:rsidDel="007E3CD1">
          <w:rPr>
            <w:sz w:val="28"/>
            <w:szCs w:val="28"/>
          </w:rPr>
          <w:delText xml:space="preserve"> </w:delText>
        </w:r>
        <w:r w:rsidRPr="00623F4A" w:rsidDel="007E3CD1">
          <w:rPr>
            <w:sz w:val="28"/>
            <w:szCs w:val="28"/>
          </w:rPr>
          <w:delText>reflective coatings combined with new microchannel plate (MCP) technology and a</w:delText>
        </w:r>
      </w:del>
    </w:p>
    <w:p w14:paraId="5780B645" w14:textId="3A9A420C" w:rsidR="00623F4A" w:rsidRPr="00623F4A" w:rsidDel="007E3CD1" w:rsidRDefault="00623F4A">
      <w:pPr>
        <w:pStyle w:val="Heading1"/>
        <w:rPr>
          <w:del w:id="2114" w:author="Scott Gaudi" w:date="2016-09-17T15:22:00Z"/>
          <w:sz w:val="28"/>
          <w:szCs w:val="28"/>
        </w:rPr>
        <w:pPrChange w:id="2115" w:author="Scott Gaudi" w:date="2016-09-17T15:24:00Z">
          <w:pPr>
            <w:spacing w:before="0" w:line="276" w:lineRule="auto"/>
          </w:pPr>
        </w:pPrChange>
      </w:pPr>
      <w:del w:id="2116" w:author="Scott Gaudi" w:date="2016-09-17T15:22:00Z">
        <w:r w:rsidRPr="00623F4A" w:rsidDel="007E3CD1">
          <w:rPr>
            <w:sz w:val="28"/>
            <w:szCs w:val="28"/>
          </w:rPr>
          <w:delText>spectral resolution of R&gt;30,000.</w:delText>
        </w:r>
      </w:del>
    </w:p>
    <w:p w14:paraId="259199B3" w14:textId="4AE48B98" w:rsidR="006B37FF" w:rsidDel="007E3CD1" w:rsidRDefault="006B37FF">
      <w:pPr>
        <w:pStyle w:val="Heading1"/>
        <w:rPr>
          <w:del w:id="2117" w:author="Scott Gaudi" w:date="2016-09-17T15:22:00Z"/>
          <w:sz w:val="28"/>
          <w:szCs w:val="28"/>
        </w:rPr>
        <w:pPrChange w:id="2118" w:author="Scott Gaudi" w:date="2016-09-17T15:24:00Z">
          <w:pPr>
            <w:spacing w:before="0" w:line="276" w:lineRule="auto"/>
          </w:pPr>
        </w:pPrChange>
      </w:pPr>
    </w:p>
    <w:p w14:paraId="200035AB" w14:textId="642F5590" w:rsidR="00623F4A" w:rsidRPr="00623F4A" w:rsidDel="007E3CD1" w:rsidRDefault="00623F4A">
      <w:pPr>
        <w:pStyle w:val="Heading1"/>
        <w:rPr>
          <w:del w:id="2119" w:author="Scott Gaudi" w:date="2016-09-17T15:22:00Z"/>
          <w:sz w:val="28"/>
          <w:szCs w:val="28"/>
        </w:rPr>
        <w:pPrChange w:id="2120" w:author="Scott Gaudi" w:date="2016-09-17T15:24:00Z">
          <w:pPr>
            <w:spacing w:before="0" w:line="276" w:lineRule="auto"/>
          </w:pPr>
        </w:pPrChange>
      </w:pPr>
      <w:del w:id="2121" w:author="Scott Gaudi" w:date="2016-09-17T15:22:00Z">
        <w:r w:rsidRPr="00623F4A" w:rsidDel="007E3CD1">
          <w:rPr>
            <w:sz w:val="28"/>
            <w:szCs w:val="28"/>
          </w:rPr>
          <w:delText>Along similar lines, another approach is to fo</w:delText>
        </w:r>
        <w:r w:rsidR="006B37FF" w:rsidDel="007E3CD1">
          <w:rPr>
            <w:sz w:val="28"/>
            <w:szCs w:val="28"/>
          </w:rPr>
          <w:delText xml:space="preserve">cus on the use of massive stars </w:delText>
        </w:r>
        <w:r w:rsidRPr="00623F4A" w:rsidDel="007E3CD1">
          <w:rPr>
            <w:sz w:val="28"/>
            <w:szCs w:val="28"/>
          </w:rPr>
          <w:delText>as a tool to</w:delText>
        </w:r>
        <w:r w:rsidR="006B37FF" w:rsidDel="007E3CD1">
          <w:rPr>
            <w:sz w:val="28"/>
            <w:szCs w:val="28"/>
          </w:rPr>
          <w:delText xml:space="preserve"> </w:delText>
        </w:r>
        <w:r w:rsidRPr="00623F4A" w:rsidDel="007E3CD1">
          <w:rPr>
            <w:sz w:val="28"/>
            <w:szCs w:val="28"/>
          </w:rPr>
          <w:delText>measure the range of properties stars can be formed with: the range of mass,</w:delText>
        </w:r>
        <w:r w:rsidR="006B37FF" w:rsidDel="007E3CD1">
          <w:rPr>
            <w:sz w:val="28"/>
            <w:szCs w:val="28"/>
          </w:rPr>
          <w:delText xml:space="preserve"> </w:delText>
        </w:r>
        <w:r w:rsidRPr="00623F4A" w:rsidDel="007E3CD1">
          <w:rPr>
            <w:sz w:val="28"/>
            <w:szCs w:val="28"/>
          </w:rPr>
          <w:delText>composition, convection, mass-loss, rotation rate, binarity, magnetic fields, and</w:delText>
        </w:r>
        <w:r w:rsidR="006B37FF" w:rsidDel="007E3CD1">
          <w:rPr>
            <w:sz w:val="28"/>
            <w:szCs w:val="28"/>
          </w:rPr>
          <w:delText xml:space="preserve"> </w:delText>
        </w:r>
        <w:r w:rsidRPr="00623F4A" w:rsidDel="007E3CD1">
          <w:rPr>
            <w:sz w:val="28"/>
            <w:szCs w:val="28"/>
          </w:rPr>
          <w:delText>ultimately cluster mass affect massive stars and their feedback mechanisms. Such a</w:delText>
        </w:r>
        <w:r w:rsidR="006B37FF" w:rsidDel="007E3CD1">
          <w:rPr>
            <w:sz w:val="28"/>
            <w:szCs w:val="28"/>
          </w:rPr>
          <w:delText xml:space="preserve"> </w:delText>
        </w:r>
        <w:r w:rsidRPr="00623F4A" w:rsidDel="007E3CD1">
          <w:rPr>
            <w:sz w:val="28"/>
            <w:szCs w:val="28"/>
          </w:rPr>
          <w:delText>wide-ranging survey requires UV spectroscopy of a statistically significant sample of OB</w:delText>
        </w:r>
        <w:r w:rsidR="006B37FF" w:rsidDel="007E3CD1">
          <w:rPr>
            <w:sz w:val="28"/>
            <w:szCs w:val="28"/>
          </w:rPr>
          <w:delText xml:space="preserve"> </w:delText>
        </w:r>
        <w:r w:rsidRPr="00623F4A" w:rsidDel="007E3CD1">
          <w:rPr>
            <w:sz w:val="28"/>
            <w:szCs w:val="28"/>
          </w:rPr>
          <w:delText>stars in the MCs, together with UV/visible imaging and spectroscopy of large sample of</w:delText>
        </w:r>
        <w:r w:rsidR="006B37FF" w:rsidDel="007E3CD1">
          <w:rPr>
            <w:sz w:val="28"/>
            <w:szCs w:val="28"/>
          </w:rPr>
          <w:delText xml:space="preserve"> </w:delText>
        </w:r>
        <w:r w:rsidRPr="00623F4A" w:rsidDel="007E3CD1">
          <w:rPr>
            <w:sz w:val="28"/>
            <w:szCs w:val="28"/>
          </w:rPr>
          <w:delText xml:space="preserve">local SF galaxies to study the escape rate of </w:delText>
        </w:r>
        <w:r w:rsidR="006B37FF" w:rsidDel="007E3CD1">
          <w:rPr>
            <w:sz w:val="28"/>
            <w:szCs w:val="28"/>
          </w:rPr>
          <w:delText xml:space="preserve">Lyα photons, since these have a </w:delText>
        </w:r>
        <w:r w:rsidRPr="00623F4A" w:rsidDel="007E3CD1">
          <w:rPr>
            <w:sz w:val="28"/>
            <w:szCs w:val="28"/>
          </w:rPr>
          <w:delText>direct</w:delText>
        </w:r>
        <w:r w:rsidR="006B37FF" w:rsidDel="007E3CD1">
          <w:rPr>
            <w:sz w:val="28"/>
            <w:szCs w:val="28"/>
          </w:rPr>
          <w:delText xml:space="preserve"> </w:delText>
        </w:r>
        <w:r w:rsidRPr="00623F4A" w:rsidDel="007E3CD1">
          <w:rPr>
            <w:sz w:val="28"/>
            <w:szCs w:val="28"/>
          </w:rPr>
          <w:delText>impact on the ecology of the CGM and have implications for cosmological questions</w:delText>
        </w:r>
        <w:r w:rsidR="006B37FF" w:rsidDel="007E3CD1">
          <w:rPr>
            <w:sz w:val="28"/>
            <w:szCs w:val="28"/>
          </w:rPr>
          <w:delText xml:space="preserve"> </w:delText>
        </w:r>
        <w:r w:rsidRPr="00623F4A" w:rsidDel="007E3CD1">
          <w:rPr>
            <w:sz w:val="28"/>
            <w:szCs w:val="28"/>
          </w:rPr>
          <w:delText>such as reionization. This program focused on a waveband of 120-160nm, with UV</w:delText>
        </w:r>
        <w:r w:rsidR="006B37FF" w:rsidDel="007E3CD1">
          <w:rPr>
            <w:sz w:val="28"/>
            <w:szCs w:val="28"/>
          </w:rPr>
          <w:delText xml:space="preserve"> </w:delText>
        </w:r>
        <w:r w:rsidRPr="00623F4A" w:rsidDel="007E3CD1">
          <w:rPr>
            <w:sz w:val="28"/>
            <w:szCs w:val="28"/>
          </w:rPr>
          <w:delText>spectroscopy and UV/visible imaging over a field of view of 25</w:delText>
        </w:r>
        <w:r w:rsidRPr="00623F4A" w:rsidDel="007E3CD1">
          <w:rPr>
            <w:rFonts w:ascii="STIXGeneral" w:hAnsi="STIXGeneral" w:cs="STIXGeneral"/>
            <w:sz w:val="28"/>
            <w:szCs w:val="28"/>
          </w:rPr>
          <w:delText>″</w:delText>
        </w:r>
        <w:r w:rsidR="006B37FF" w:rsidDel="007E3CD1">
          <w:rPr>
            <w:sz w:val="28"/>
            <w:szCs w:val="28"/>
          </w:rPr>
          <w:delText>x</w:delText>
        </w:r>
        <w:r w:rsidRPr="00623F4A" w:rsidDel="007E3CD1">
          <w:rPr>
            <w:sz w:val="28"/>
            <w:szCs w:val="28"/>
          </w:rPr>
          <w:delText>25</w:delText>
        </w:r>
        <w:r w:rsidRPr="00623F4A" w:rsidDel="007E3CD1">
          <w:rPr>
            <w:rFonts w:ascii="STIXGeneral" w:hAnsi="STIXGeneral" w:cs="STIXGeneral"/>
            <w:sz w:val="28"/>
            <w:szCs w:val="28"/>
          </w:rPr>
          <w:delText>″</w:delText>
        </w:r>
        <w:r w:rsidRPr="00623F4A" w:rsidDel="007E3CD1">
          <w:rPr>
            <w:sz w:val="28"/>
            <w:szCs w:val="28"/>
          </w:rPr>
          <w:delText xml:space="preserve"> at an angular</w:delText>
        </w:r>
        <w:r w:rsidR="006B37FF" w:rsidDel="007E3CD1">
          <w:rPr>
            <w:sz w:val="28"/>
            <w:szCs w:val="28"/>
          </w:rPr>
          <w:delText xml:space="preserve"> </w:delText>
        </w:r>
        <w:r w:rsidRPr="00623F4A" w:rsidDel="007E3CD1">
          <w:rPr>
            <w:sz w:val="28"/>
            <w:szCs w:val="28"/>
          </w:rPr>
          <w:delText>resolution of &lt;0.1</w:delText>
        </w:r>
        <w:r w:rsidRPr="00623F4A" w:rsidDel="007E3CD1">
          <w:rPr>
            <w:rFonts w:ascii="STIXGeneral" w:hAnsi="STIXGeneral" w:cs="STIXGeneral"/>
            <w:sz w:val="28"/>
            <w:szCs w:val="28"/>
          </w:rPr>
          <w:delText>″</w:delText>
        </w:r>
        <w:r w:rsidRPr="00623F4A" w:rsidDel="007E3CD1">
          <w:rPr>
            <w:sz w:val="28"/>
            <w:szCs w:val="28"/>
          </w:rPr>
          <w:delText>. The spectroscopy required a spectral resolution equivalent to the</w:delText>
        </w:r>
        <w:r w:rsidR="006B37FF" w:rsidDel="007E3CD1">
          <w:rPr>
            <w:sz w:val="28"/>
            <w:szCs w:val="28"/>
          </w:rPr>
          <w:delText xml:space="preserve"> </w:delText>
        </w:r>
        <w:r w:rsidRPr="00623F4A" w:rsidDel="007E3CD1">
          <w:rPr>
            <w:sz w:val="28"/>
            <w:szCs w:val="28"/>
          </w:rPr>
          <w:delText>COS-G130M mode, but also required an aperture &gt;10m to allow the resolution of O</w:delText>
        </w:r>
        <w:r w:rsidR="006B37FF" w:rsidDel="007E3CD1">
          <w:rPr>
            <w:sz w:val="28"/>
            <w:szCs w:val="28"/>
          </w:rPr>
          <w:delText xml:space="preserve"> </w:delText>
        </w:r>
        <w:r w:rsidRPr="00623F4A" w:rsidDel="007E3CD1">
          <w:rPr>
            <w:sz w:val="28"/>
            <w:szCs w:val="28"/>
          </w:rPr>
          <w:delText>stars in, for instance, 1 Zw 18.</w:delText>
        </w:r>
      </w:del>
    </w:p>
    <w:p w14:paraId="10CD7670" w14:textId="06F25CDE" w:rsidR="006B37FF" w:rsidDel="007E3CD1" w:rsidRDefault="006B37FF">
      <w:pPr>
        <w:pStyle w:val="Heading1"/>
        <w:rPr>
          <w:del w:id="2122" w:author="Scott Gaudi" w:date="2016-09-17T15:22:00Z"/>
          <w:sz w:val="28"/>
          <w:szCs w:val="28"/>
        </w:rPr>
        <w:pPrChange w:id="2123" w:author="Scott Gaudi" w:date="2016-09-17T15:24:00Z">
          <w:pPr>
            <w:spacing w:before="0" w:line="276" w:lineRule="auto"/>
          </w:pPr>
        </w:pPrChange>
      </w:pPr>
    </w:p>
    <w:p w14:paraId="5C6D1125" w14:textId="4EF89602" w:rsidR="006B37FF" w:rsidRPr="006B37FF" w:rsidDel="007E3CD1" w:rsidRDefault="006B37FF">
      <w:pPr>
        <w:pStyle w:val="Heading1"/>
        <w:rPr>
          <w:del w:id="2124" w:author="Scott Gaudi" w:date="2016-09-17T15:22:00Z"/>
          <w:sz w:val="28"/>
          <w:szCs w:val="28"/>
        </w:rPr>
        <w:pPrChange w:id="2125" w:author="Scott Gaudi" w:date="2016-09-17T15:24:00Z">
          <w:pPr>
            <w:spacing w:before="0" w:line="276" w:lineRule="auto"/>
          </w:pPr>
        </w:pPrChange>
      </w:pPr>
      <w:del w:id="2126" w:author="Scott Gaudi" w:date="2016-09-17T15:22:00Z">
        <w:r w:rsidRPr="006B37FF" w:rsidDel="007E3CD1">
          <w:rPr>
            <w:sz w:val="28"/>
            <w:szCs w:val="28"/>
          </w:rPr>
          <w:delText>In more general terms, a case can be made for a program that addresses the large</w:delText>
        </w:r>
        <w:r w:rsidDel="007E3CD1">
          <w:rPr>
            <w:sz w:val="28"/>
            <w:szCs w:val="28"/>
          </w:rPr>
          <w:delText xml:space="preserve"> </w:delText>
        </w:r>
        <w:r w:rsidRPr="006B37FF" w:rsidDel="007E3CD1">
          <w:rPr>
            <w:sz w:val="28"/>
            <w:szCs w:val="28"/>
          </w:rPr>
          <w:delText>number of diagnostic lines available in the EUV/FUV that can enable unique</w:delText>
        </w:r>
        <w:r w:rsidDel="007E3CD1">
          <w:rPr>
            <w:sz w:val="28"/>
            <w:szCs w:val="28"/>
          </w:rPr>
          <w:delText xml:space="preserve"> </w:delText>
        </w:r>
        <w:r w:rsidRPr="006B37FF" w:rsidDel="007E3CD1">
          <w:rPr>
            <w:sz w:val="28"/>
            <w:szCs w:val="28"/>
          </w:rPr>
          <w:delText>astrophysics in the Lyman UV.</w:delText>
        </w:r>
        <w:r w:rsidDel="007E3CD1">
          <w:rPr>
            <w:sz w:val="28"/>
            <w:szCs w:val="28"/>
          </w:rPr>
          <w:delText xml:space="preserve"> The use of this waveband could </w:delText>
        </w:r>
        <w:r w:rsidRPr="006B37FF" w:rsidDel="007E3CD1">
          <w:rPr>
            <w:sz w:val="28"/>
            <w:szCs w:val="28"/>
          </w:rPr>
          <w:delText>provide access to the</w:delText>
        </w:r>
        <w:r w:rsidDel="007E3CD1">
          <w:rPr>
            <w:sz w:val="28"/>
            <w:szCs w:val="28"/>
          </w:rPr>
          <w:delText xml:space="preserve"> </w:delText>
        </w:r>
        <w:r w:rsidRPr="006B37FF" w:rsidDel="007E3CD1">
          <w:rPr>
            <w:sz w:val="28"/>
            <w:szCs w:val="28"/>
          </w:rPr>
          <w:delText>CGM and enlarge the available target sample. Such work cannot be done with an</w:delText>
        </w:r>
        <w:r w:rsidDel="007E3CD1">
          <w:rPr>
            <w:sz w:val="28"/>
            <w:szCs w:val="28"/>
          </w:rPr>
          <w:delText xml:space="preserve"> </w:delText>
        </w:r>
        <w:r w:rsidRPr="006B37FF" w:rsidDel="007E3CD1">
          <w:rPr>
            <w:sz w:val="28"/>
            <w:szCs w:val="28"/>
          </w:rPr>
          <w:delText>aperture less than 8m in size but would allow additional science such as determination</w:delText>
        </w:r>
        <w:r w:rsidDel="007E3CD1">
          <w:rPr>
            <w:sz w:val="28"/>
            <w:szCs w:val="28"/>
          </w:rPr>
          <w:delText xml:space="preserve"> </w:delText>
        </w:r>
        <w:r w:rsidRPr="006B37FF" w:rsidDel="007E3CD1">
          <w:rPr>
            <w:sz w:val="28"/>
            <w:szCs w:val="28"/>
          </w:rPr>
          <w:delText>of chemical abundances in star forming galaxies, the effect of UV on exoplanet</w:delText>
        </w:r>
        <w:r w:rsidDel="007E3CD1">
          <w:rPr>
            <w:sz w:val="28"/>
            <w:szCs w:val="28"/>
          </w:rPr>
          <w:delText xml:space="preserve"> </w:delText>
        </w:r>
        <w:r w:rsidRPr="006B37FF" w:rsidDel="007E3CD1">
          <w:rPr>
            <w:sz w:val="28"/>
            <w:szCs w:val="28"/>
          </w:rPr>
          <w:delText>biosignatures, and of course (see above) the nature of reionization and the escape</w:delText>
        </w:r>
        <w:r w:rsidDel="007E3CD1">
          <w:rPr>
            <w:sz w:val="28"/>
            <w:szCs w:val="28"/>
          </w:rPr>
          <w:delText xml:space="preserve"> </w:delText>
        </w:r>
        <w:r w:rsidRPr="006B37FF" w:rsidDel="007E3CD1">
          <w:rPr>
            <w:sz w:val="28"/>
            <w:szCs w:val="28"/>
          </w:rPr>
          <w:delText>fraction of ionizing radiation from star forming galaxies. Necessary resolutions range as</w:delText>
        </w:r>
        <w:r w:rsidDel="007E3CD1">
          <w:rPr>
            <w:sz w:val="28"/>
            <w:szCs w:val="28"/>
          </w:rPr>
          <w:delText xml:space="preserve"> </w:delText>
        </w:r>
        <w:r w:rsidRPr="006B37FF" w:rsidDel="007E3CD1">
          <w:rPr>
            <w:sz w:val="28"/>
            <w:szCs w:val="28"/>
          </w:rPr>
          <w:delText>high as R&gt;30,000 with a sensitivity 10´ better than HST-COS and a 10-100´ MOS</w:delText>
        </w:r>
      </w:del>
    </w:p>
    <w:p w14:paraId="322EACC2" w14:textId="1256B73F" w:rsidR="006B37FF" w:rsidDel="007E3CD1" w:rsidRDefault="006B37FF">
      <w:pPr>
        <w:pStyle w:val="Heading1"/>
        <w:rPr>
          <w:del w:id="2127" w:author="Scott Gaudi" w:date="2016-09-17T15:22:00Z"/>
          <w:sz w:val="28"/>
          <w:szCs w:val="28"/>
        </w:rPr>
        <w:pPrChange w:id="2128" w:author="Scott Gaudi" w:date="2016-09-17T15:24:00Z">
          <w:pPr>
            <w:spacing w:before="0" w:line="276" w:lineRule="auto"/>
          </w:pPr>
        </w:pPrChange>
      </w:pPr>
      <w:del w:id="2129" w:author="Scott Gaudi" w:date="2016-09-17T15:22:00Z">
        <w:r w:rsidRPr="006B37FF" w:rsidDel="007E3CD1">
          <w:rPr>
            <w:sz w:val="28"/>
            <w:szCs w:val="28"/>
          </w:rPr>
          <w:delText>capability with improved FUV coatings.</w:delText>
        </w:r>
        <w:r w:rsidDel="007E3CD1">
          <w:rPr>
            <w:sz w:val="28"/>
            <w:szCs w:val="28"/>
          </w:rPr>
          <w:delText xml:space="preserve"> </w:delText>
        </w:r>
      </w:del>
    </w:p>
    <w:p w14:paraId="60D1CA8C" w14:textId="23C0ACB4" w:rsidR="006B37FF" w:rsidDel="007E3CD1" w:rsidRDefault="006B37FF">
      <w:pPr>
        <w:pStyle w:val="Heading1"/>
        <w:rPr>
          <w:del w:id="2130" w:author="Scott Gaudi" w:date="2016-09-17T15:22:00Z"/>
          <w:sz w:val="28"/>
          <w:szCs w:val="28"/>
        </w:rPr>
        <w:pPrChange w:id="2131" w:author="Scott Gaudi" w:date="2016-09-17T15:24:00Z">
          <w:pPr>
            <w:spacing w:before="0" w:line="276" w:lineRule="auto"/>
          </w:pPr>
        </w:pPrChange>
      </w:pPr>
    </w:p>
    <w:p w14:paraId="75495F6A" w14:textId="0211F66F" w:rsidR="006B37FF" w:rsidDel="007E3CD1" w:rsidRDefault="006B37FF">
      <w:pPr>
        <w:pStyle w:val="Heading1"/>
        <w:rPr>
          <w:del w:id="2132" w:author="Scott Gaudi" w:date="2016-09-17T15:22:00Z"/>
          <w:rFonts w:hint="eastAsia"/>
        </w:rPr>
        <w:pPrChange w:id="2133" w:author="Scott Gaudi" w:date="2016-09-17T15:24:00Z">
          <w:pPr>
            <w:pStyle w:val="Heading3"/>
          </w:pPr>
        </w:pPrChange>
      </w:pPr>
      <w:del w:id="2134" w:author="Scott Gaudi" w:date="2016-09-17T15:22:00Z">
        <w:r w:rsidRPr="006B37FF" w:rsidDel="007E3CD1">
          <w:delText>C. Observation requirements:</w:delText>
        </w:r>
      </w:del>
    </w:p>
    <w:p w14:paraId="68709173" w14:textId="0627C483" w:rsidR="006B37FF" w:rsidRPr="006B37FF" w:rsidDel="007E3CD1" w:rsidRDefault="006B37FF">
      <w:pPr>
        <w:pStyle w:val="Heading1"/>
        <w:rPr>
          <w:del w:id="2135" w:author="Scott Gaudi" w:date="2016-09-17T15:22:00Z"/>
        </w:rPr>
        <w:pPrChange w:id="2136" w:author="Scott Gaudi" w:date="2016-09-17T15:24:00Z">
          <w:pPr/>
        </w:pPrChange>
      </w:pPr>
    </w:p>
    <w:p w14:paraId="616C6360" w14:textId="40EEF53A" w:rsidR="006B37FF" w:rsidRPr="006B37FF" w:rsidDel="007E3CD1" w:rsidRDefault="006B37FF">
      <w:pPr>
        <w:pStyle w:val="Heading1"/>
        <w:rPr>
          <w:del w:id="2137" w:author="Scott Gaudi" w:date="2016-09-17T15:22:00Z"/>
          <w:sz w:val="28"/>
          <w:szCs w:val="28"/>
        </w:rPr>
        <w:pPrChange w:id="2138" w:author="Scott Gaudi" w:date="2016-09-17T15:24:00Z">
          <w:pPr>
            <w:spacing w:before="0" w:line="276" w:lineRule="auto"/>
          </w:pPr>
        </w:pPrChange>
      </w:pPr>
      <w:del w:id="2139" w:author="Scott Gaudi" w:date="2016-09-17T15:22:00Z">
        <w:r w:rsidRPr="006B37FF" w:rsidDel="007E3CD1">
          <w:rPr>
            <w:sz w:val="28"/>
            <w:szCs w:val="28"/>
          </w:rPr>
          <w:delText>Looking at these results from the</w:delText>
        </w:r>
        <w:r w:rsidDel="007E3CD1">
          <w:rPr>
            <w:sz w:val="28"/>
            <w:szCs w:val="28"/>
          </w:rPr>
          <w:delText xml:space="preserve"> top down, we see the following </w:delText>
        </w:r>
        <w:r w:rsidRPr="006B37FF" w:rsidDel="007E3CD1">
          <w:rPr>
            <w:sz w:val="28"/>
            <w:szCs w:val="28"/>
          </w:rPr>
          <w:delText>requirements for</w:delText>
        </w:r>
        <w:r w:rsidDel="007E3CD1">
          <w:rPr>
            <w:sz w:val="28"/>
            <w:szCs w:val="28"/>
          </w:rPr>
          <w:delText xml:space="preserve"> </w:delText>
        </w:r>
        <w:r w:rsidRPr="006B37FF" w:rsidDel="007E3CD1">
          <w:rPr>
            <w:sz w:val="28"/>
            <w:szCs w:val="28"/>
          </w:rPr>
          <w:delText>imaging:</w:delText>
        </w:r>
      </w:del>
    </w:p>
    <w:p w14:paraId="0CB89652" w14:textId="43D989E7" w:rsidR="006B37FF" w:rsidDel="007E3CD1" w:rsidRDefault="006B37FF">
      <w:pPr>
        <w:pStyle w:val="Heading1"/>
        <w:rPr>
          <w:del w:id="2140" w:author="Scott Gaudi" w:date="2016-09-17T15:22:00Z"/>
          <w:sz w:val="28"/>
          <w:szCs w:val="28"/>
        </w:rPr>
        <w:pPrChange w:id="2141" w:author="Scott Gaudi" w:date="2016-09-17T15:24:00Z">
          <w:pPr>
            <w:pStyle w:val="ListParagraph"/>
            <w:numPr>
              <w:numId w:val="4"/>
            </w:numPr>
            <w:spacing w:before="0" w:line="276" w:lineRule="auto"/>
            <w:ind w:hanging="360"/>
          </w:pPr>
        </w:pPrChange>
      </w:pPr>
      <w:del w:id="2142" w:author="Scott Gaudi" w:date="2016-09-17T15:22:00Z">
        <w:r w:rsidRPr="006B37FF" w:rsidDel="007E3CD1">
          <w:rPr>
            <w:sz w:val="28"/>
            <w:szCs w:val="28"/>
          </w:rPr>
          <w:delText>That while all imaging programs may be enabled by pushing the wavelength</w:delText>
        </w:r>
        <w:r w:rsidDel="007E3CD1">
          <w:rPr>
            <w:sz w:val="28"/>
            <w:szCs w:val="28"/>
          </w:rPr>
          <w:delText xml:space="preserve"> </w:delText>
        </w:r>
        <w:r w:rsidRPr="006B37FF" w:rsidDel="007E3CD1">
          <w:rPr>
            <w:sz w:val="28"/>
            <w:szCs w:val="28"/>
          </w:rPr>
          <w:delText>band down to 92nm, a reasonable compromise can be achieved pushing down to</w:delText>
        </w:r>
        <w:r w:rsidDel="007E3CD1">
          <w:rPr>
            <w:sz w:val="28"/>
            <w:szCs w:val="28"/>
          </w:rPr>
          <w:delText xml:space="preserve"> </w:delText>
        </w:r>
        <w:r w:rsidRPr="006B37FF" w:rsidDel="007E3CD1">
          <w:rPr>
            <w:sz w:val="28"/>
            <w:szCs w:val="28"/>
          </w:rPr>
          <w:delText>115nm with conventional imaging architecture and the use of MgF2 over</w:delText>
        </w:r>
        <w:r w:rsidDel="007E3CD1">
          <w:rPr>
            <w:sz w:val="28"/>
            <w:szCs w:val="28"/>
          </w:rPr>
          <w:delText xml:space="preserve"> </w:delText>
        </w:r>
        <w:r w:rsidRPr="006B37FF" w:rsidDel="007E3CD1">
          <w:rPr>
            <w:sz w:val="28"/>
            <w:szCs w:val="28"/>
          </w:rPr>
          <w:delText>aluminum as a mirror coating material.</w:delText>
        </w:r>
      </w:del>
    </w:p>
    <w:p w14:paraId="69F4EC44" w14:textId="2CCDB8FF" w:rsidR="006B37FF" w:rsidDel="007E3CD1" w:rsidRDefault="006B37FF">
      <w:pPr>
        <w:pStyle w:val="Heading1"/>
        <w:rPr>
          <w:del w:id="2143" w:author="Scott Gaudi" w:date="2016-09-17T15:22:00Z"/>
          <w:sz w:val="28"/>
          <w:szCs w:val="28"/>
        </w:rPr>
        <w:pPrChange w:id="2144" w:author="Scott Gaudi" w:date="2016-09-17T15:24:00Z">
          <w:pPr>
            <w:pStyle w:val="ListParagraph"/>
            <w:numPr>
              <w:numId w:val="4"/>
            </w:numPr>
            <w:spacing w:before="0" w:line="276" w:lineRule="auto"/>
            <w:ind w:hanging="360"/>
          </w:pPr>
        </w:pPrChange>
      </w:pPr>
      <w:del w:id="2145" w:author="Scott Gaudi" w:date="2016-09-17T15:22:00Z">
        <w:r w:rsidRPr="006B37FF" w:rsidDel="007E3CD1">
          <w:rPr>
            <w:sz w:val="28"/>
            <w:szCs w:val="28"/>
          </w:rPr>
          <w:delText>That a reasonable compromise between cost and performance can be struck at</w:delText>
        </w:r>
        <w:r w:rsidDel="007E3CD1">
          <w:rPr>
            <w:sz w:val="28"/>
            <w:szCs w:val="28"/>
          </w:rPr>
          <w:delText xml:space="preserve"> </w:delText>
        </w:r>
        <w:r w:rsidRPr="006B37FF" w:rsidDel="007E3CD1">
          <w:rPr>
            <w:sz w:val="28"/>
            <w:szCs w:val="28"/>
          </w:rPr>
          <w:delText>an effective angular resolution of around 10mas.</w:delText>
        </w:r>
      </w:del>
    </w:p>
    <w:p w14:paraId="18A2681F" w14:textId="33452248" w:rsidR="006B37FF" w:rsidDel="007E3CD1" w:rsidRDefault="006B37FF">
      <w:pPr>
        <w:pStyle w:val="Heading1"/>
        <w:rPr>
          <w:del w:id="2146" w:author="Scott Gaudi" w:date="2016-09-17T15:22:00Z"/>
          <w:sz w:val="28"/>
          <w:szCs w:val="28"/>
        </w:rPr>
        <w:pPrChange w:id="2147" w:author="Scott Gaudi" w:date="2016-09-17T15:24:00Z">
          <w:pPr>
            <w:pStyle w:val="ListParagraph"/>
            <w:numPr>
              <w:numId w:val="4"/>
            </w:numPr>
            <w:spacing w:before="0" w:line="276" w:lineRule="auto"/>
            <w:ind w:hanging="360"/>
          </w:pPr>
        </w:pPrChange>
      </w:pPr>
      <w:del w:id="2148" w:author="Scott Gaudi" w:date="2016-09-17T15:22:00Z">
        <w:r w:rsidRPr="006B37FF" w:rsidDel="007E3CD1">
          <w:rPr>
            <w:sz w:val="28"/>
            <w:szCs w:val="28"/>
          </w:rPr>
          <w:delText>That while a truly large aperture will enable most programs, a reasonable</w:delText>
        </w:r>
        <w:r w:rsidDel="007E3CD1">
          <w:rPr>
            <w:sz w:val="28"/>
            <w:szCs w:val="28"/>
          </w:rPr>
          <w:delText xml:space="preserve"> </w:delText>
        </w:r>
        <w:r w:rsidRPr="006B37FF" w:rsidDel="007E3CD1">
          <w:rPr>
            <w:sz w:val="28"/>
            <w:szCs w:val="28"/>
          </w:rPr>
          <w:delText>compromise can be struck with an aperture as low as 4m, but probably better at</w:delText>
        </w:r>
        <w:r w:rsidDel="007E3CD1">
          <w:rPr>
            <w:sz w:val="28"/>
            <w:szCs w:val="28"/>
          </w:rPr>
          <w:delText xml:space="preserve"> </w:delText>
        </w:r>
        <w:r w:rsidRPr="006B37FF" w:rsidDel="007E3CD1">
          <w:rPr>
            <w:sz w:val="28"/>
            <w:szCs w:val="28"/>
          </w:rPr>
          <w:delText>6m.</w:delText>
        </w:r>
      </w:del>
    </w:p>
    <w:p w14:paraId="46E49357" w14:textId="19C54BB0" w:rsidR="006B37FF" w:rsidDel="007E3CD1" w:rsidRDefault="006B37FF">
      <w:pPr>
        <w:pStyle w:val="Heading1"/>
        <w:rPr>
          <w:del w:id="2149" w:author="Scott Gaudi" w:date="2016-09-17T15:22:00Z"/>
          <w:sz w:val="28"/>
          <w:szCs w:val="28"/>
        </w:rPr>
        <w:pPrChange w:id="2150" w:author="Scott Gaudi" w:date="2016-09-17T15:24:00Z">
          <w:pPr>
            <w:pStyle w:val="ListParagraph"/>
            <w:numPr>
              <w:numId w:val="4"/>
            </w:numPr>
            <w:spacing w:before="0" w:line="276" w:lineRule="auto"/>
            <w:ind w:hanging="360"/>
          </w:pPr>
        </w:pPrChange>
      </w:pPr>
      <w:del w:id="2151" w:author="Scott Gaudi" w:date="2016-09-17T15:22:00Z">
        <w:r w:rsidRPr="006B37FF" w:rsidDel="007E3CD1">
          <w:rPr>
            <w:sz w:val="28"/>
            <w:szCs w:val="28"/>
          </w:rPr>
          <w:delText>That an imaging field of view needs to be at least 10</w:delText>
        </w:r>
        <w:r w:rsidRPr="006B37FF" w:rsidDel="007E3CD1">
          <w:rPr>
            <w:rFonts w:ascii="STIXGeneral" w:hAnsi="STIXGeneral" w:cs="STIXGeneral"/>
            <w:sz w:val="28"/>
            <w:szCs w:val="28"/>
          </w:rPr>
          <w:delText>′</w:delText>
        </w:r>
        <w:r w:rsidRPr="006B37FF" w:rsidDel="007E3CD1">
          <w:rPr>
            <w:sz w:val="28"/>
            <w:szCs w:val="28"/>
          </w:rPr>
          <w:delText xml:space="preserve"> on a side to enable more</w:delText>
        </w:r>
        <w:r w:rsidDel="007E3CD1">
          <w:rPr>
            <w:sz w:val="28"/>
            <w:szCs w:val="28"/>
          </w:rPr>
          <w:delText xml:space="preserve"> </w:delText>
        </w:r>
        <w:r w:rsidRPr="006B37FF" w:rsidDel="007E3CD1">
          <w:rPr>
            <w:sz w:val="28"/>
            <w:szCs w:val="28"/>
          </w:rPr>
          <w:delText>than half of the proposed science. This is a good workhorse middle ground with</w:delText>
        </w:r>
        <w:r w:rsidDel="007E3CD1">
          <w:rPr>
            <w:sz w:val="28"/>
            <w:szCs w:val="28"/>
          </w:rPr>
          <w:delText xml:space="preserve"> </w:delText>
        </w:r>
        <w:r w:rsidRPr="006B37FF" w:rsidDel="007E3CD1">
          <w:rPr>
            <w:sz w:val="28"/>
            <w:szCs w:val="28"/>
          </w:rPr>
          <w:delText>only a few more programs being enabled by a move to a . degree field of view.</w:delText>
        </w:r>
      </w:del>
    </w:p>
    <w:p w14:paraId="63919970" w14:textId="40F552B7" w:rsidR="006B37FF" w:rsidDel="007E3CD1" w:rsidRDefault="006B37FF">
      <w:pPr>
        <w:pStyle w:val="Heading1"/>
        <w:rPr>
          <w:del w:id="2152" w:author="Scott Gaudi" w:date="2016-09-17T15:22:00Z"/>
          <w:sz w:val="28"/>
          <w:szCs w:val="28"/>
        </w:rPr>
        <w:pPrChange w:id="2153" w:author="Scott Gaudi" w:date="2016-09-17T15:24:00Z">
          <w:pPr>
            <w:pStyle w:val="ListParagraph"/>
            <w:spacing w:before="0" w:line="276" w:lineRule="auto"/>
          </w:pPr>
        </w:pPrChange>
      </w:pPr>
    </w:p>
    <w:p w14:paraId="0D3D4D61" w14:textId="3C7A2BAA" w:rsidR="006B37FF" w:rsidRPr="006B37FF" w:rsidDel="007E3CD1" w:rsidRDefault="006B37FF">
      <w:pPr>
        <w:pStyle w:val="Heading1"/>
        <w:rPr>
          <w:del w:id="2154" w:author="Scott Gaudi" w:date="2016-09-17T15:22:00Z"/>
          <w:sz w:val="28"/>
          <w:szCs w:val="28"/>
        </w:rPr>
        <w:pPrChange w:id="2155" w:author="Scott Gaudi" w:date="2016-09-17T15:24:00Z">
          <w:pPr>
            <w:spacing w:before="0" w:line="276" w:lineRule="auto"/>
          </w:pPr>
        </w:pPrChange>
      </w:pPr>
      <w:del w:id="2156" w:author="Scott Gaudi" w:date="2016-09-17T15:22:00Z">
        <w:r w:rsidRPr="006B37FF" w:rsidDel="007E3CD1">
          <w:rPr>
            <w:sz w:val="28"/>
            <w:szCs w:val="28"/>
          </w:rPr>
          <w:delText>In a similar fashion we see the following spectroscopic trends:</w:delText>
        </w:r>
      </w:del>
    </w:p>
    <w:p w14:paraId="7AF68275" w14:textId="1253B457" w:rsidR="006B37FF" w:rsidDel="007E3CD1" w:rsidRDefault="006B37FF">
      <w:pPr>
        <w:pStyle w:val="Heading1"/>
        <w:rPr>
          <w:del w:id="2157" w:author="Scott Gaudi" w:date="2016-09-17T15:22:00Z"/>
          <w:sz w:val="28"/>
          <w:szCs w:val="28"/>
        </w:rPr>
        <w:pPrChange w:id="2158" w:author="Scott Gaudi" w:date="2016-09-17T15:24:00Z">
          <w:pPr>
            <w:pStyle w:val="ListParagraph"/>
            <w:numPr>
              <w:numId w:val="5"/>
            </w:numPr>
            <w:spacing w:before="0" w:line="276" w:lineRule="auto"/>
            <w:ind w:hanging="360"/>
          </w:pPr>
        </w:pPrChange>
      </w:pPr>
      <w:del w:id="2159" w:author="Scott Gaudi" w:date="2016-09-17T15:22:00Z">
        <w:r w:rsidRPr="006B37FF" w:rsidDel="007E3CD1">
          <w:rPr>
            <w:sz w:val="28"/>
            <w:szCs w:val="28"/>
          </w:rPr>
          <w:delText>That the majority of spectroscopic science is enabled below a blue-end cutoff of</w:delText>
        </w:r>
        <w:r w:rsidDel="007E3CD1">
          <w:rPr>
            <w:sz w:val="28"/>
            <w:szCs w:val="28"/>
          </w:rPr>
          <w:delText xml:space="preserve"> </w:delText>
        </w:r>
        <w:r w:rsidRPr="006B37FF" w:rsidDel="007E3CD1">
          <w:rPr>
            <w:sz w:val="28"/>
            <w:szCs w:val="28"/>
          </w:rPr>
          <w:delText>115nm – delivery of this kind of FUV capability is vital to the kinds of next</w:delText>
        </w:r>
        <w:r w:rsidDel="007E3CD1">
          <w:rPr>
            <w:sz w:val="28"/>
            <w:szCs w:val="28"/>
          </w:rPr>
          <w:delText xml:space="preserve"> </w:delText>
        </w:r>
        <w:r w:rsidRPr="006B37FF" w:rsidDel="007E3CD1">
          <w:rPr>
            <w:sz w:val="28"/>
            <w:szCs w:val="28"/>
          </w:rPr>
          <w:delText>generation science envisioned by the community.</w:delText>
        </w:r>
      </w:del>
    </w:p>
    <w:p w14:paraId="6EBC21F2" w14:textId="1C5296F5" w:rsidR="006B37FF" w:rsidDel="007E3CD1" w:rsidRDefault="006B37FF">
      <w:pPr>
        <w:pStyle w:val="Heading1"/>
        <w:rPr>
          <w:del w:id="2160" w:author="Scott Gaudi" w:date="2016-09-17T15:22:00Z"/>
          <w:sz w:val="28"/>
          <w:szCs w:val="28"/>
        </w:rPr>
        <w:pPrChange w:id="2161" w:author="Scott Gaudi" w:date="2016-09-17T15:24:00Z">
          <w:pPr>
            <w:pStyle w:val="ListParagraph"/>
            <w:numPr>
              <w:numId w:val="5"/>
            </w:numPr>
            <w:spacing w:before="0" w:line="276" w:lineRule="auto"/>
            <w:ind w:hanging="360"/>
          </w:pPr>
        </w:pPrChange>
      </w:pPr>
      <w:del w:id="2162" w:author="Scott Gaudi" w:date="2016-09-17T15:22:00Z">
        <w:r w:rsidRPr="006B37FF" w:rsidDel="007E3CD1">
          <w:rPr>
            <w:sz w:val="28"/>
            <w:szCs w:val="28"/>
          </w:rPr>
          <w:delText>That a spectral resolution of at least R=10,000 is necessary for the majority of</w:delText>
        </w:r>
        <w:r w:rsidDel="007E3CD1">
          <w:rPr>
            <w:sz w:val="28"/>
            <w:szCs w:val="28"/>
          </w:rPr>
          <w:delText xml:space="preserve"> </w:delText>
        </w:r>
        <w:r w:rsidRPr="006B37FF" w:rsidDel="007E3CD1">
          <w:rPr>
            <w:sz w:val="28"/>
            <w:szCs w:val="28"/>
          </w:rPr>
          <w:delText>science to be enabled – there is little gained by pushing to truly high resolutions</w:delText>
        </w:r>
        <w:r w:rsidDel="007E3CD1">
          <w:rPr>
            <w:sz w:val="28"/>
            <w:szCs w:val="28"/>
          </w:rPr>
          <w:delText xml:space="preserve"> </w:delText>
        </w:r>
        <w:r w:rsidRPr="006B37FF" w:rsidDel="007E3CD1">
          <w:rPr>
            <w:sz w:val="28"/>
            <w:szCs w:val="28"/>
          </w:rPr>
          <w:delText>of R=40,000 or higher</w:delText>
        </w:r>
      </w:del>
    </w:p>
    <w:p w14:paraId="222B4552" w14:textId="7CF12BE3" w:rsidR="006B37FF" w:rsidDel="007E3CD1" w:rsidRDefault="006B37FF">
      <w:pPr>
        <w:pStyle w:val="Heading1"/>
        <w:rPr>
          <w:del w:id="2163" w:author="Scott Gaudi" w:date="2016-09-17T15:22:00Z"/>
          <w:sz w:val="28"/>
          <w:szCs w:val="28"/>
        </w:rPr>
        <w:pPrChange w:id="2164" w:author="Scott Gaudi" w:date="2016-09-17T15:24:00Z">
          <w:pPr>
            <w:pStyle w:val="ListParagraph"/>
            <w:numPr>
              <w:numId w:val="5"/>
            </w:numPr>
            <w:spacing w:before="0" w:line="276" w:lineRule="auto"/>
            <w:ind w:hanging="360"/>
          </w:pPr>
        </w:pPrChange>
      </w:pPr>
      <w:del w:id="2165" w:author="Scott Gaudi" w:date="2016-09-17T15:22:00Z">
        <w:r w:rsidRPr="006B37FF" w:rsidDel="007E3CD1">
          <w:rPr>
            <w:sz w:val="28"/>
            <w:szCs w:val="28"/>
          </w:rPr>
          <w:delText>That an aperture of at least 4m is necessary for the majority of the science – the</w:delText>
        </w:r>
        <w:r w:rsidDel="007E3CD1">
          <w:rPr>
            <w:sz w:val="28"/>
            <w:szCs w:val="28"/>
          </w:rPr>
          <w:delText xml:space="preserve"> </w:delText>
        </w:r>
        <w:r w:rsidRPr="006B37FF" w:rsidDel="007E3CD1">
          <w:rPr>
            <w:sz w:val="28"/>
            <w:szCs w:val="28"/>
          </w:rPr>
          <w:delText>sweet spot appears to be between 4m and 6m in aperture size</w:delText>
        </w:r>
        <w:r w:rsidDel="007E3CD1">
          <w:rPr>
            <w:sz w:val="28"/>
            <w:szCs w:val="28"/>
          </w:rPr>
          <w:delText>.</w:delText>
        </w:r>
      </w:del>
    </w:p>
    <w:p w14:paraId="4EDA2E20" w14:textId="32AFF47D" w:rsidR="006B37FF" w:rsidRPr="006B37FF" w:rsidDel="007E3CD1" w:rsidRDefault="006B37FF">
      <w:pPr>
        <w:pStyle w:val="Heading1"/>
        <w:rPr>
          <w:del w:id="2166" w:author="Scott Gaudi" w:date="2016-09-17T15:22:00Z"/>
          <w:sz w:val="28"/>
          <w:szCs w:val="28"/>
        </w:rPr>
        <w:pPrChange w:id="2167" w:author="Scott Gaudi" w:date="2016-09-17T15:24:00Z">
          <w:pPr>
            <w:pStyle w:val="ListParagraph"/>
            <w:numPr>
              <w:numId w:val="5"/>
            </w:numPr>
            <w:spacing w:before="0" w:line="276" w:lineRule="auto"/>
            <w:ind w:hanging="360"/>
          </w:pPr>
        </w:pPrChange>
      </w:pPr>
      <w:del w:id="2168" w:author="Scott Gaudi" w:date="2016-09-17T15:22:00Z">
        <w:r w:rsidRPr="006B37FF" w:rsidDel="007E3CD1">
          <w:rPr>
            <w:sz w:val="28"/>
            <w:szCs w:val="28"/>
          </w:rPr>
          <w:delText>That a few programs do require the use of MOS-like capabilities</w:delText>
        </w:r>
      </w:del>
    </w:p>
    <w:p w14:paraId="2328558C" w14:textId="23433DF9" w:rsidR="006B37FF" w:rsidRPr="006B37FF" w:rsidDel="007E3CD1" w:rsidRDefault="006B37FF">
      <w:pPr>
        <w:pStyle w:val="Heading1"/>
        <w:rPr>
          <w:del w:id="2169" w:author="Scott Gaudi" w:date="2016-09-17T15:22:00Z"/>
          <w:sz w:val="28"/>
          <w:szCs w:val="28"/>
        </w:rPr>
        <w:pPrChange w:id="2170" w:author="Scott Gaudi" w:date="2016-09-17T15:24:00Z">
          <w:pPr>
            <w:spacing w:before="0" w:line="276" w:lineRule="auto"/>
          </w:pPr>
        </w:pPrChange>
      </w:pPr>
    </w:p>
    <w:p w14:paraId="5D66A01E" w14:textId="0ABF16A1" w:rsidR="006B37FF" w:rsidDel="007E3CD1" w:rsidRDefault="006B37FF">
      <w:pPr>
        <w:pStyle w:val="Heading1"/>
        <w:rPr>
          <w:del w:id="2171" w:author="Scott Gaudi" w:date="2016-09-17T15:22:00Z"/>
        </w:rPr>
        <w:pPrChange w:id="2172" w:author="Scott Gaudi" w:date="2016-09-17T15:24:00Z">
          <w:pPr>
            <w:spacing w:before="0" w:line="276" w:lineRule="auto"/>
          </w:pPr>
        </w:pPrChange>
      </w:pPr>
      <w:del w:id="2173" w:author="Scott Gaudi" w:date="2016-09-17T15:22:00Z">
        <w:r w:rsidDel="007E3CD1">
          <w:delText xml:space="preserve">5.4 </w:delText>
        </w:r>
        <w:r w:rsidRPr="006B37FF" w:rsidDel="007E3CD1">
          <w:delText>Understanding the Impact of Massive Stars</w:delText>
        </w:r>
      </w:del>
    </w:p>
    <w:p w14:paraId="5234CFDA" w14:textId="5FD3CC31" w:rsidR="006B37FF" w:rsidRPr="006B37FF" w:rsidDel="007E3CD1" w:rsidRDefault="006B37FF">
      <w:pPr>
        <w:pStyle w:val="Heading1"/>
        <w:rPr>
          <w:del w:id="2174" w:author="Scott Gaudi" w:date="2016-09-17T15:22:00Z"/>
        </w:rPr>
        <w:pPrChange w:id="2175" w:author="Scott Gaudi" w:date="2016-09-17T15:24:00Z">
          <w:pPr/>
        </w:pPrChange>
      </w:pPr>
    </w:p>
    <w:p w14:paraId="45198AF2" w14:textId="4442E93A" w:rsidR="006B37FF" w:rsidRPr="006B37FF" w:rsidDel="007E3CD1" w:rsidRDefault="006B37FF">
      <w:pPr>
        <w:pStyle w:val="Heading1"/>
        <w:rPr>
          <w:del w:id="2176" w:author="Scott Gaudi" w:date="2016-09-17T15:22:00Z"/>
          <w:rFonts w:hint="eastAsia"/>
        </w:rPr>
        <w:pPrChange w:id="2177" w:author="Scott Gaudi" w:date="2016-09-17T15:24:00Z">
          <w:pPr>
            <w:pStyle w:val="Heading3"/>
          </w:pPr>
        </w:pPrChange>
      </w:pPr>
      <w:del w:id="2178" w:author="Scott Gaudi" w:date="2016-09-17T15:22:00Z">
        <w:r w:rsidRPr="006B37FF" w:rsidDel="007E3CD1">
          <w:delText>A. Science question</w:delText>
        </w:r>
      </w:del>
    </w:p>
    <w:p w14:paraId="4F16C2F9" w14:textId="55FA2DCF" w:rsidR="006B37FF" w:rsidDel="007E3CD1" w:rsidRDefault="006B37FF">
      <w:pPr>
        <w:pStyle w:val="Heading1"/>
        <w:rPr>
          <w:del w:id="2179" w:author="Scott Gaudi" w:date="2016-09-17T15:22:00Z"/>
          <w:sz w:val="28"/>
          <w:szCs w:val="28"/>
        </w:rPr>
        <w:pPrChange w:id="2180" w:author="Scott Gaudi" w:date="2016-09-17T15:24:00Z">
          <w:pPr>
            <w:spacing w:before="0" w:line="276" w:lineRule="auto"/>
          </w:pPr>
        </w:pPrChange>
      </w:pPr>
    </w:p>
    <w:p w14:paraId="5DD24C29" w14:textId="00D168E2" w:rsidR="006B37FF" w:rsidDel="007E3CD1" w:rsidRDefault="006B37FF">
      <w:pPr>
        <w:pStyle w:val="Heading1"/>
        <w:rPr>
          <w:del w:id="2181" w:author="Scott Gaudi" w:date="2016-09-17T15:22:00Z"/>
          <w:sz w:val="28"/>
          <w:szCs w:val="28"/>
        </w:rPr>
        <w:pPrChange w:id="2182" w:author="Scott Gaudi" w:date="2016-09-17T15:24:00Z">
          <w:pPr>
            <w:spacing w:before="0" w:line="276" w:lineRule="auto"/>
          </w:pPr>
        </w:pPrChange>
      </w:pPr>
      <w:del w:id="2183" w:author="Scott Gaudi" w:date="2016-09-17T15:22:00Z">
        <w:r w:rsidRPr="006B37FF" w:rsidDel="007E3CD1">
          <w:rPr>
            <w:sz w:val="28"/>
            <w:szCs w:val="28"/>
          </w:rPr>
          <w:delText>Massive stars are recognized as being important objects to understand their formation</w:delText>
        </w:r>
        <w:r w:rsidDel="007E3CD1">
          <w:rPr>
            <w:sz w:val="28"/>
            <w:szCs w:val="28"/>
          </w:rPr>
          <w:delText xml:space="preserve"> </w:delText>
        </w:r>
        <w:r w:rsidRPr="006B37FF" w:rsidDel="007E3CD1">
          <w:rPr>
            <w:sz w:val="28"/>
            <w:szCs w:val="28"/>
          </w:rPr>
          <w:delText>and evolution mechanisms since they deposit so much energy and material back into the</w:delText>
        </w:r>
        <w:r w:rsidDel="007E3CD1">
          <w:rPr>
            <w:sz w:val="28"/>
            <w:szCs w:val="28"/>
          </w:rPr>
          <w:delText xml:space="preserve"> </w:delText>
        </w:r>
        <w:r w:rsidRPr="006B37FF" w:rsidDel="007E3CD1">
          <w:rPr>
            <w:sz w:val="28"/>
            <w:szCs w:val="28"/>
          </w:rPr>
          <w:delText>ISM and affect star formation propagation. As part of an ensemble program we would</w:delText>
        </w:r>
        <w:r w:rsidDel="007E3CD1">
          <w:rPr>
            <w:sz w:val="28"/>
            <w:szCs w:val="28"/>
          </w:rPr>
          <w:delText xml:space="preserve"> </w:delText>
        </w:r>
        <w:r w:rsidRPr="006B37FF" w:rsidDel="007E3CD1">
          <w:rPr>
            <w:sz w:val="28"/>
            <w:szCs w:val="28"/>
          </w:rPr>
          <w:delText>seek to quantitatively measure the impact of massive star formation on their local</w:delText>
        </w:r>
        <w:r w:rsidDel="007E3CD1">
          <w:rPr>
            <w:sz w:val="28"/>
            <w:szCs w:val="28"/>
          </w:rPr>
          <w:delText xml:space="preserve"> </w:delText>
        </w:r>
        <w:r w:rsidRPr="006B37FF" w:rsidDel="007E3CD1">
          <w:rPr>
            <w:sz w:val="28"/>
            <w:szCs w:val="28"/>
          </w:rPr>
          <w:delText>environments through the injection of material and energy, the subsequent formation</w:delText>
        </w:r>
        <w:r w:rsidDel="007E3CD1">
          <w:rPr>
            <w:sz w:val="28"/>
            <w:szCs w:val="28"/>
          </w:rPr>
          <w:delText xml:space="preserve"> </w:delText>
        </w:r>
        <w:r w:rsidRPr="006B37FF" w:rsidDel="007E3CD1">
          <w:rPr>
            <w:sz w:val="28"/>
            <w:szCs w:val="28"/>
          </w:rPr>
          <w:delText>and destruction of second-generation stars and their associated planets, and on a larger</w:delText>
        </w:r>
        <w:r w:rsidDel="007E3CD1">
          <w:rPr>
            <w:sz w:val="28"/>
            <w:szCs w:val="28"/>
          </w:rPr>
          <w:delText xml:space="preserve"> </w:delText>
        </w:r>
        <w:r w:rsidRPr="006B37FF" w:rsidDel="007E3CD1">
          <w:rPr>
            <w:sz w:val="28"/>
            <w:szCs w:val="28"/>
          </w:rPr>
          <w:delText>scale how the evolution of massive stellar populations shapes and directs the evolution</w:delText>
        </w:r>
        <w:r w:rsidDel="007E3CD1">
          <w:rPr>
            <w:sz w:val="28"/>
            <w:szCs w:val="28"/>
          </w:rPr>
          <w:delText xml:space="preserve"> </w:delText>
        </w:r>
        <w:r w:rsidRPr="006B37FF" w:rsidDel="007E3CD1">
          <w:rPr>
            <w:sz w:val="28"/>
            <w:szCs w:val="28"/>
          </w:rPr>
          <w:delText>of entire galaxies over cosmic time.</w:delText>
        </w:r>
      </w:del>
    </w:p>
    <w:p w14:paraId="606F50E1" w14:textId="7CB166FC" w:rsidR="006B37FF" w:rsidRPr="006B37FF" w:rsidDel="007E3CD1" w:rsidRDefault="006B37FF">
      <w:pPr>
        <w:pStyle w:val="Heading1"/>
        <w:rPr>
          <w:del w:id="2184" w:author="Scott Gaudi" w:date="2016-09-17T15:22:00Z"/>
          <w:sz w:val="28"/>
          <w:szCs w:val="28"/>
        </w:rPr>
        <w:pPrChange w:id="2185" w:author="Scott Gaudi" w:date="2016-09-17T15:24:00Z">
          <w:pPr>
            <w:spacing w:before="0" w:line="276" w:lineRule="auto"/>
          </w:pPr>
        </w:pPrChange>
      </w:pPr>
    </w:p>
    <w:p w14:paraId="62A6B3D9" w14:textId="00DE3C20" w:rsidR="006B37FF" w:rsidDel="007E3CD1" w:rsidRDefault="006B37FF">
      <w:pPr>
        <w:pStyle w:val="Heading1"/>
        <w:rPr>
          <w:del w:id="2186" w:author="Scott Gaudi" w:date="2016-09-17T15:22:00Z"/>
          <w:rFonts w:hint="eastAsia"/>
        </w:rPr>
        <w:pPrChange w:id="2187" w:author="Scott Gaudi" w:date="2016-09-17T15:24:00Z">
          <w:pPr>
            <w:pStyle w:val="Heading3"/>
          </w:pPr>
        </w:pPrChange>
      </w:pPr>
      <w:del w:id="2188" w:author="Scott Gaudi" w:date="2016-09-17T15:22:00Z">
        <w:r w:rsidRPr="006B37FF" w:rsidDel="007E3CD1">
          <w:delText xml:space="preserve">B. Measurement/observation </w:delText>
        </w:r>
      </w:del>
    </w:p>
    <w:p w14:paraId="7C1A64A3" w14:textId="68B53BBD" w:rsidR="006B37FF" w:rsidRPr="006B37FF" w:rsidDel="007E3CD1" w:rsidRDefault="006B37FF">
      <w:pPr>
        <w:pStyle w:val="Heading1"/>
        <w:rPr>
          <w:del w:id="2189" w:author="Scott Gaudi" w:date="2016-09-17T15:22:00Z"/>
          <w:sz w:val="28"/>
          <w:szCs w:val="28"/>
        </w:rPr>
        <w:pPrChange w:id="2190" w:author="Scott Gaudi" w:date="2016-09-17T15:24:00Z">
          <w:pPr>
            <w:spacing w:before="0" w:line="276" w:lineRule="auto"/>
          </w:pPr>
        </w:pPrChange>
      </w:pPr>
    </w:p>
    <w:p w14:paraId="65C842F0" w14:textId="4888EF20" w:rsidR="00071DE8" w:rsidDel="007E3CD1" w:rsidRDefault="006B37FF">
      <w:pPr>
        <w:pStyle w:val="Heading1"/>
        <w:rPr>
          <w:del w:id="2191" w:author="Scott Gaudi" w:date="2016-09-17T15:22:00Z"/>
          <w:sz w:val="28"/>
          <w:szCs w:val="28"/>
        </w:rPr>
        <w:pPrChange w:id="2192" w:author="Scott Gaudi" w:date="2016-09-17T15:24:00Z">
          <w:pPr>
            <w:spacing w:before="0" w:line="276" w:lineRule="auto"/>
          </w:pPr>
        </w:pPrChange>
      </w:pPr>
      <w:del w:id="2193" w:author="Scott Gaudi" w:date="2016-09-17T15:22:00Z">
        <w:r w:rsidRPr="006B37FF" w:rsidDel="007E3CD1">
          <w:rPr>
            <w:sz w:val="28"/>
            <w:szCs w:val="28"/>
          </w:rPr>
          <w:delText>Starting with our own Galaxy, one approach focuses on conducting a wide field</w:delText>
        </w:r>
        <w:r w:rsidR="0010267E" w:rsidDel="007E3CD1">
          <w:rPr>
            <w:sz w:val="28"/>
            <w:szCs w:val="28"/>
          </w:rPr>
          <w:delText xml:space="preserve"> </w:delText>
        </w:r>
        <w:r w:rsidRPr="006B37FF" w:rsidDel="007E3CD1">
          <w:rPr>
            <w:sz w:val="28"/>
            <w:szCs w:val="28"/>
          </w:rPr>
          <w:delText>UV/visible imaging survey of massive star forming complexes to understand the</w:delText>
        </w:r>
        <w:r w:rsidR="0010267E" w:rsidDel="007E3CD1">
          <w:rPr>
            <w:sz w:val="28"/>
            <w:szCs w:val="28"/>
          </w:rPr>
          <w:delText xml:space="preserve"> </w:delText>
        </w:r>
        <w:r w:rsidRPr="006B37FF" w:rsidDel="007E3CD1">
          <w:rPr>
            <w:sz w:val="28"/>
            <w:szCs w:val="28"/>
          </w:rPr>
          <w:delText>formation mechanisms and survival rates of the star formation process in such</w:delText>
        </w:r>
        <w:r w:rsidR="0010267E" w:rsidDel="007E3CD1">
          <w:rPr>
            <w:sz w:val="28"/>
            <w:szCs w:val="28"/>
          </w:rPr>
          <w:delText xml:space="preserve"> </w:delText>
        </w:r>
        <w:r w:rsidRPr="006B37FF" w:rsidDel="007E3CD1">
          <w:rPr>
            <w:sz w:val="28"/>
            <w:szCs w:val="28"/>
          </w:rPr>
          <w:delText>environments. The argument is that the majority of stars form in such environments</w:delText>
        </w:r>
        <w:r w:rsidR="0010267E" w:rsidDel="007E3CD1">
          <w:rPr>
            <w:sz w:val="28"/>
            <w:szCs w:val="28"/>
          </w:rPr>
          <w:delText xml:space="preserve"> </w:delText>
        </w:r>
        <w:r w:rsidRPr="006B37FF" w:rsidDel="007E3CD1">
          <w:rPr>
            <w:sz w:val="28"/>
            <w:szCs w:val="28"/>
          </w:rPr>
          <w:delText>because of the initial mass function, and as such these environments offer a key insight</w:delText>
        </w:r>
        <w:r w:rsidR="00071DE8" w:rsidDel="007E3CD1">
          <w:rPr>
            <w:sz w:val="28"/>
            <w:szCs w:val="28"/>
          </w:rPr>
          <w:delText xml:space="preserve"> </w:delText>
        </w:r>
        <w:r w:rsidRPr="006B37FF" w:rsidDel="007E3CD1">
          <w:rPr>
            <w:sz w:val="28"/>
            <w:szCs w:val="28"/>
          </w:rPr>
          <w:delText>into the rate at which stars and planets can form and survive in close proximity to</w:delText>
        </w:r>
        <w:r w:rsidR="00071DE8" w:rsidDel="007E3CD1">
          <w:rPr>
            <w:sz w:val="28"/>
            <w:szCs w:val="28"/>
          </w:rPr>
          <w:delText xml:space="preserve"> massive stars. Such a </w:delText>
        </w:r>
        <w:r w:rsidRPr="006B37FF" w:rsidDel="007E3CD1">
          <w:rPr>
            <w:sz w:val="28"/>
            <w:szCs w:val="28"/>
          </w:rPr>
          <w:delText>program requires the delivery of wide field (&gt;10</w:delText>
        </w:r>
        <w:r w:rsidRPr="006B37FF" w:rsidDel="007E3CD1">
          <w:rPr>
            <w:rFonts w:ascii="STIXGeneral" w:hAnsi="STIXGeneral" w:cs="STIXGeneral"/>
            <w:sz w:val="28"/>
            <w:szCs w:val="28"/>
          </w:rPr>
          <w:delText>′</w:delText>
        </w:r>
        <w:r w:rsidRPr="006B37FF" w:rsidDel="007E3CD1">
          <w:rPr>
            <w:sz w:val="28"/>
            <w:szCs w:val="28"/>
          </w:rPr>
          <w:delText>, &gt;200 arcmin2)</w:delText>
        </w:r>
        <w:r w:rsidR="00071DE8" w:rsidDel="007E3CD1">
          <w:rPr>
            <w:sz w:val="28"/>
            <w:szCs w:val="28"/>
          </w:rPr>
          <w:delText xml:space="preserve"> UV/visible </w:delText>
        </w:r>
        <w:r w:rsidRPr="006B37FF" w:rsidDel="007E3CD1">
          <w:rPr>
            <w:sz w:val="28"/>
            <w:szCs w:val="28"/>
          </w:rPr>
          <w:delText>imaging at diffraction limited (0.04</w:delText>
        </w:r>
        <w:r w:rsidRPr="006B37FF" w:rsidDel="007E3CD1">
          <w:rPr>
            <w:rFonts w:ascii="STIXGeneral" w:hAnsi="STIXGeneral" w:cs="STIXGeneral"/>
            <w:sz w:val="28"/>
            <w:szCs w:val="28"/>
          </w:rPr>
          <w:delText>″</w:delText>
        </w:r>
        <w:r w:rsidRPr="006B37FF" w:rsidDel="007E3CD1">
          <w:rPr>
            <w:sz w:val="28"/>
            <w:szCs w:val="28"/>
          </w:rPr>
          <w:delText xml:space="preserve"> a</w:delText>
        </w:r>
        <w:r w:rsidR="00071DE8" w:rsidDel="007E3CD1">
          <w:rPr>
            <w:sz w:val="28"/>
            <w:szCs w:val="28"/>
          </w:rPr>
          <w:delText xml:space="preserve">t 300nm) resolution behind a 4m </w:delText>
        </w:r>
        <w:r w:rsidRPr="006B37FF" w:rsidDel="007E3CD1">
          <w:rPr>
            <w:sz w:val="28"/>
            <w:szCs w:val="28"/>
          </w:rPr>
          <w:delText>aperture</w:delText>
        </w:r>
        <w:r w:rsidR="00071DE8" w:rsidDel="007E3CD1">
          <w:rPr>
            <w:sz w:val="28"/>
            <w:szCs w:val="28"/>
          </w:rPr>
          <w:delText xml:space="preserve"> </w:delText>
        </w:r>
        <w:r w:rsidRPr="006B37FF" w:rsidDel="007E3CD1">
          <w:rPr>
            <w:sz w:val="28"/>
            <w:szCs w:val="28"/>
          </w:rPr>
          <w:delText>with a large suite of optical filt</w:delText>
        </w:r>
        <w:r w:rsidR="00071DE8" w:rsidDel="007E3CD1">
          <w:rPr>
            <w:sz w:val="28"/>
            <w:szCs w:val="28"/>
          </w:rPr>
          <w:delText xml:space="preserve">ers. Such a program requires an </w:delText>
        </w:r>
        <w:r w:rsidRPr="006B37FF" w:rsidDel="007E3CD1">
          <w:rPr>
            <w:sz w:val="28"/>
            <w:szCs w:val="28"/>
          </w:rPr>
          <w:delText>efficient well-corrected</w:delText>
        </w:r>
        <w:r w:rsidR="00071DE8" w:rsidDel="007E3CD1">
          <w:rPr>
            <w:sz w:val="28"/>
            <w:szCs w:val="28"/>
          </w:rPr>
          <w:delText xml:space="preserve"> </w:delText>
        </w:r>
        <w:r w:rsidRPr="006B37FF" w:rsidDel="007E3CD1">
          <w:rPr>
            <w:sz w:val="28"/>
            <w:szCs w:val="28"/>
          </w:rPr>
          <w:delText>optical design ma</w:delText>
        </w:r>
        <w:r w:rsidR="00071DE8" w:rsidDel="007E3CD1">
          <w:rPr>
            <w:sz w:val="28"/>
            <w:szCs w:val="28"/>
          </w:rPr>
          <w:delText xml:space="preserve">rried with high yield efficient </w:delText>
        </w:r>
        <w:r w:rsidRPr="006B37FF" w:rsidDel="007E3CD1">
          <w:rPr>
            <w:sz w:val="28"/>
            <w:szCs w:val="28"/>
          </w:rPr>
          <w:delText>detectors (to allow the production of a</w:delText>
        </w:r>
        <w:r w:rsidR="00071DE8" w:rsidDel="007E3CD1">
          <w:rPr>
            <w:sz w:val="28"/>
            <w:szCs w:val="28"/>
          </w:rPr>
          <w:delText xml:space="preserve"> </w:delText>
        </w:r>
        <w:r w:rsidRPr="006B37FF" w:rsidDel="007E3CD1">
          <w:rPr>
            <w:sz w:val="28"/>
            <w:szCs w:val="28"/>
          </w:rPr>
          <w:delText>large number of detectors to tile a focal plane).</w:delText>
        </w:r>
      </w:del>
    </w:p>
    <w:p w14:paraId="3F7A328A" w14:textId="484A8906" w:rsidR="00071DE8" w:rsidDel="007E3CD1" w:rsidRDefault="00071DE8">
      <w:pPr>
        <w:pStyle w:val="Heading1"/>
        <w:rPr>
          <w:del w:id="2194" w:author="Scott Gaudi" w:date="2016-09-17T15:22:00Z"/>
          <w:sz w:val="28"/>
          <w:szCs w:val="28"/>
        </w:rPr>
        <w:pPrChange w:id="2195" w:author="Scott Gaudi" w:date="2016-09-17T15:24:00Z">
          <w:pPr>
            <w:spacing w:before="0" w:line="276" w:lineRule="auto"/>
          </w:pPr>
        </w:pPrChange>
      </w:pPr>
    </w:p>
    <w:p w14:paraId="5506BC79" w14:textId="13268FBD" w:rsidR="006B37FF" w:rsidRPr="006B37FF" w:rsidDel="007E3CD1" w:rsidRDefault="006B37FF">
      <w:pPr>
        <w:pStyle w:val="Heading1"/>
        <w:rPr>
          <w:del w:id="2196" w:author="Scott Gaudi" w:date="2016-09-17T15:22:00Z"/>
          <w:sz w:val="28"/>
          <w:szCs w:val="28"/>
        </w:rPr>
        <w:pPrChange w:id="2197" w:author="Scott Gaudi" w:date="2016-09-17T15:24:00Z">
          <w:pPr>
            <w:spacing w:before="0" w:line="276" w:lineRule="auto"/>
          </w:pPr>
        </w:pPrChange>
      </w:pPr>
      <w:del w:id="2198" w:author="Scott Gaudi" w:date="2016-09-17T15:22:00Z">
        <w:r w:rsidRPr="006B37FF" w:rsidDel="007E3CD1">
          <w:rPr>
            <w:sz w:val="28"/>
            <w:szCs w:val="28"/>
          </w:rPr>
          <w:delText>Along similar lines, another idea makes use of massive stars as a tool to measure the</w:delText>
        </w:r>
        <w:r w:rsidR="00071DE8" w:rsidDel="007E3CD1">
          <w:rPr>
            <w:sz w:val="28"/>
            <w:szCs w:val="28"/>
          </w:rPr>
          <w:delText xml:space="preserve"> </w:delText>
        </w:r>
        <w:r w:rsidRPr="006B37FF" w:rsidDel="007E3CD1">
          <w:rPr>
            <w:sz w:val="28"/>
            <w:szCs w:val="28"/>
          </w:rPr>
          <w:delText>range of properties stars can be formed with: the range of mass, composition,</w:delText>
        </w:r>
        <w:r w:rsidR="00071DE8" w:rsidDel="007E3CD1">
          <w:rPr>
            <w:sz w:val="28"/>
            <w:szCs w:val="28"/>
          </w:rPr>
          <w:delText xml:space="preserve"> </w:delText>
        </w:r>
        <w:r w:rsidRPr="006B37FF" w:rsidDel="007E3CD1">
          <w:rPr>
            <w:sz w:val="28"/>
            <w:szCs w:val="28"/>
          </w:rPr>
          <w:delText>convection, mass-loss, rotation r</w:delText>
        </w:r>
        <w:r w:rsidR="00071DE8" w:rsidDel="007E3CD1">
          <w:rPr>
            <w:sz w:val="28"/>
            <w:szCs w:val="28"/>
          </w:rPr>
          <w:delText xml:space="preserve">ate, binarity, magnetic fields, </w:delText>
        </w:r>
        <w:r w:rsidRPr="006B37FF" w:rsidDel="007E3CD1">
          <w:rPr>
            <w:sz w:val="28"/>
            <w:szCs w:val="28"/>
          </w:rPr>
          <w:delText>and ultimately cluster</w:delText>
        </w:r>
        <w:r w:rsidR="00071DE8" w:rsidDel="007E3CD1">
          <w:rPr>
            <w:sz w:val="28"/>
            <w:szCs w:val="28"/>
          </w:rPr>
          <w:delText xml:space="preserve"> </w:delText>
        </w:r>
        <w:r w:rsidRPr="006B37FF" w:rsidDel="007E3CD1">
          <w:rPr>
            <w:sz w:val="28"/>
            <w:szCs w:val="28"/>
          </w:rPr>
          <w:delText>mass affect m</w:delText>
        </w:r>
        <w:r w:rsidR="00071DE8" w:rsidDel="007E3CD1">
          <w:rPr>
            <w:sz w:val="28"/>
            <w:szCs w:val="28"/>
          </w:rPr>
          <w:delText xml:space="preserve">assive stars and their feedback </w:delText>
        </w:r>
        <w:r w:rsidRPr="006B37FF" w:rsidDel="007E3CD1">
          <w:rPr>
            <w:sz w:val="28"/>
            <w:szCs w:val="28"/>
          </w:rPr>
          <w:delText>mechanisms. Such a wide-ranging survey</w:delText>
        </w:r>
        <w:r w:rsidR="00071DE8" w:rsidDel="007E3CD1">
          <w:rPr>
            <w:sz w:val="28"/>
            <w:szCs w:val="28"/>
          </w:rPr>
          <w:delText xml:space="preserve"> requires UV spectroscopy of a </w:delText>
        </w:r>
        <w:r w:rsidRPr="006B37FF" w:rsidDel="007E3CD1">
          <w:rPr>
            <w:sz w:val="28"/>
            <w:szCs w:val="28"/>
          </w:rPr>
          <w:delText>statistically significant sample of OB stars in the MCs,</w:delText>
        </w:r>
        <w:r w:rsidR="00071DE8" w:rsidDel="007E3CD1">
          <w:rPr>
            <w:sz w:val="28"/>
            <w:szCs w:val="28"/>
          </w:rPr>
          <w:delText xml:space="preserve"> </w:delText>
        </w:r>
        <w:r w:rsidRPr="006B37FF" w:rsidDel="007E3CD1">
          <w:rPr>
            <w:sz w:val="28"/>
            <w:szCs w:val="28"/>
          </w:rPr>
          <w:delText>togethe</w:delText>
        </w:r>
        <w:r w:rsidR="00071DE8" w:rsidDel="007E3CD1">
          <w:rPr>
            <w:sz w:val="28"/>
            <w:szCs w:val="28"/>
          </w:rPr>
          <w:delText xml:space="preserve">r with </w:delText>
        </w:r>
        <w:r w:rsidRPr="006B37FF" w:rsidDel="007E3CD1">
          <w:rPr>
            <w:sz w:val="28"/>
            <w:szCs w:val="28"/>
          </w:rPr>
          <w:delText>UV/visible imaging and spectroscopy of large sample of local SF galaxies</w:delText>
        </w:r>
        <w:r w:rsidR="00071DE8" w:rsidDel="007E3CD1">
          <w:rPr>
            <w:sz w:val="28"/>
            <w:szCs w:val="28"/>
          </w:rPr>
          <w:delText xml:space="preserve"> </w:delText>
        </w:r>
        <w:r w:rsidRPr="006B37FF" w:rsidDel="007E3CD1">
          <w:rPr>
            <w:sz w:val="28"/>
            <w:szCs w:val="28"/>
          </w:rPr>
          <w:delText>to study the escape rate of Lyα photons, since these have a direct impact on the ecology</w:delText>
        </w:r>
        <w:r w:rsidR="00071DE8" w:rsidDel="007E3CD1">
          <w:rPr>
            <w:sz w:val="28"/>
            <w:szCs w:val="28"/>
          </w:rPr>
          <w:delText xml:space="preserve"> </w:delText>
        </w:r>
        <w:r w:rsidRPr="006B37FF" w:rsidDel="007E3CD1">
          <w:rPr>
            <w:sz w:val="28"/>
            <w:szCs w:val="28"/>
          </w:rPr>
          <w:delText xml:space="preserve">of the CGM and have implications </w:delText>
        </w:r>
        <w:r w:rsidR="00071DE8" w:rsidDel="007E3CD1">
          <w:rPr>
            <w:sz w:val="28"/>
            <w:szCs w:val="28"/>
          </w:rPr>
          <w:delText xml:space="preserve">for cosmological questions such </w:delText>
        </w:r>
        <w:r w:rsidRPr="006B37FF" w:rsidDel="007E3CD1">
          <w:rPr>
            <w:sz w:val="28"/>
            <w:szCs w:val="28"/>
          </w:rPr>
          <w:delText>as reionization. This</w:delText>
        </w:r>
        <w:r w:rsidR="00071DE8" w:rsidDel="007E3CD1">
          <w:rPr>
            <w:sz w:val="28"/>
            <w:szCs w:val="28"/>
          </w:rPr>
          <w:delText xml:space="preserve"> </w:delText>
        </w:r>
        <w:r w:rsidRPr="006B37FF" w:rsidDel="007E3CD1">
          <w:rPr>
            <w:sz w:val="28"/>
            <w:szCs w:val="28"/>
          </w:rPr>
          <w:delText>program focused on a waveband of 120-160nm, with UV spectroscopy and UV/visible</w:delText>
        </w:r>
        <w:r w:rsidR="00071DE8" w:rsidDel="007E3CD1">
          <w:rPr>
            <w:sz w:val="28"/>
            <w:szCs w:val="28"/>
          </w:rPr>
          <w:delText xml:space="preserve"> </w:delText>
        </w:r>
        <w:r w:rsidRPr="006B37FF" w:rsidDel="007E3CD1">
          <w:rPr>
            <w:sz w:val="28"/>
            <w:szCs w:val="28"/>
          </w:rPr>
          <w:delText>imaging over a field of view of 25</w:delText>
        </w:r>
        <w:r w:rsidRPr="006B37FF" w:rsidDel="007E3CD1">
          <w:rPr>
            <w:rFonts w:ascii="STIXGeneral" w:hAnsi="STIXGeneral" w:cs="STIXGeneral"/>
            <w:sz w:val="28"/>
            <w:szCs w:val="28"/>
          </w:rPr>
          <w:delText>″</w:delText>
        </w:r>
        <w:r w:rsidR="00071DE8" w:rsidDel="007E3CD1">
          <w:rPr>
            <w:sz w:val="28"/>
            <w:szCs w:val="28"/>
          </w:rPr>
          <w:delText>x</w:delText>
        </w:r>
        <w:r w:rsidRPr="006B37FF" w:rsidDel="007E3CD1">
          <w:rPr>
            <w:sz w:val="28"/>
            <w:szCs w:val="28"/>
          </w:rPr>
          <w:delText>25</w:delText>
        </w:r>
        <w:r w:rsidRPr="006B37FF" w:rsidDel="007E3CD1">
          <w:rPr>
            <w:rFonts w:ascii="STIXGeneral" w:hAnsi="STIXGeneral" w:cs="STIXGeneral"/>
            <w:sz w:val="28"/>
            <w:szCs w:val="28"/>
          </w:rPr>
          <w:delText>″</w:delText>
        </w:r>
        <w:r w:rsidR="00071DE8" w:rsidDel="007E3CD1">
          <w:rPr>
            <w:sz w:val="28"/>
            <w:szCs w:val="28"/>
          </w:rPr>
          <w:delText xml:space="preserve"> at </w:delText>
        </w:r>
        <w:r w:rsidRPr="006B37FF" w:rsidDel="007E3CD1">
          <w:rPr>
            <w:sz w:val="28"/>
            <w:szCs w:val="28"/>
          </w:rPr>
          <w:delText>an angular resolution of &lt;0.1</w:delText>
        </w:r>
        <w:r w:rsidRPr="006B37FF" w:rsidDel="007E3CD1">
          <w:rPr>
            <w:rFonts w:ascii="STIXGeneral" w:hAnsi="STIXGeneral" w:cs="STIXGeneral"/>
            <w:sz w:val="28"/>
            <w:szCs w:val="28"/>
          </w:rPr>
          <w:delText>″</w:delText>
        </w:r>
        <w:r w:rsidRPr="006B37FF" w:rsidDel="007E3CD1">
          <w:rPr>
            <w:sz w:val="28"/>
            <w:szCs w:val="28"/>
          </w:rPr>
          <w:delText>. The</w:delText>
        </w:r>
        <w:r w:rsidR="00071DE8" w:rsidDel="007E3CD1">
          <w:rPr>
            <w:sz w:val="28"/>
            <w:szCs w:val="28"/>
          </w:rPr>
          <w:delText xml:space="preserve"> </w:delText>
        </w:r>
        <w:r w:rsidRPr="006B37FF" w:rsidDel="007E3CD1">
          <w:rPr>
            <w:sz w:val="28"/>
            <w:szCs w:val="28"/>
          </w:rPr>
          <w:delText>s</w:delText>
        </w:r>
        <w:r w:rsidR="00071DE8" w:rsidDel="007E3CD1">
          <w:rPr>
            <w:sz w:val="28"/>
            <w:szCs w:val="28"/>
          </w:rPr>
          <w:delText xml:space="preserve">pectroscopy required a spectral  </w:delText>
        </w:r>
        <w:r w:rsidRPr="006B37FF" w:rsidDel="007E3CD1">
          <w:rPr>
            <w:sz w:val="28"/>
            <w:szCs w:val="28"/>
          </w:rPr>
          <w:delText>resolution equivalent to the COS-G130M mode, but</w:delText>
        </w:r>
        <w:r w:rsidR="00071DE8" w:rsidDel="007E3CD1">
          <w:rPr>
            <w:sz w:val="28"/>
            <w:szCs w:val="28"/>
          </w:rPr>
          <w:delText xml:space="preserve"> </w:delText>
        </w:r>
        <w:r w:rsidRPr="006B37FF" w:rsidDel="007E3CD1">
          <w:rPr>
            <w:sz w:val="28"/>
            <w:szCs w:val="28"/>
          </w:rPr>
          <w:delText>also required a</w:delText>
        </w:r>
        <w:r w:rsidR="00071DE8" w:rsidDel="007E3CD1">
          <w:rPr>
            <w:sz w:val="28"/>
            <w:szCs w:val="28"/>
          </w:rPr>
          <w:delText xml:space="preserve">n </w:delText>
        </w:r>
        <w:r w:rsidRPr="006B37FF" w:rsidDel="007E3CD1">
          <w:rPr>
            <w:sz w:val="28"/>
            <w:szCs w:val="28"/>
          </w:rPr>
          <w:delText>aperture &gt;10m to allow the resolution of O stars in 1 Zw 18.</w:delText>
        </w:r>
      </w:del>
    </w:p>
    <w:p w14:paraId="24F790C2" w14:textId="0CD0677D" w:rsidR="006B37FF" w:rsidRPr="006B37FF" w:rsidDel="007E3CD1" w:rsidRDefault="006B37FF">
      <w:pPr>
        <w:pStyle w:val="Heading1"/>
        <w:rPr>
          <w:del w:id="2199" w:author="Scott Gaudi" w:date="2016-09-17T15:22:00Z"/>
          <w:sz w:val="28"/>
          <w:szCs w:val="28"/>
        </w:rPr>
        <w:pPrChange w:id="2200" w:author="Scott Gaudi" w:date="2016-09-17T15:24:00Z">
          <w:pPr>
            <w:spacing w:before="0" w:line="276" w:lineRule="auto"/>
          </w:pPr>
        </w:pPrChange>
      </w:pPr>
      <w:del w:id="2201" w:author="Scott Gaudi" w:date="2016-09-17T15:22:00Z">
        <w:r w:rsidRPr="006B37FF" w:rsidDel="007E3CD1">
          <w:rPr>
            <w:sz w:val="28"/>
            <w:szCs w:val="28"/>
          </w:rPr>
          <w:delText>Another approach is to take advantage of th</w:delText>
        </w:r>
        <w:r w:rsidR="00071DE8" w:rsidDel="007E3CD1">
          <w:rPr>
            <w:sz w:val="28"/>
            <w:szCs w:val="28"/>
          </w:rPr>
          <w:delText xml:space="preserve">e best performance available in </w:delText>
        </w:r>
        <w:r w:rsidRPr="006B37FF" w:rsidDel="007E3CD1">
          <w:rPr>
            <w:sz w:val="28"/>
            <w:szCs w:val="28"/>
          </w:rPr>
          <w:delText>both</w:delText>
        </w:r>
        <w:r w:rsidR="00071DE8" w:rsidDel="007E3CD1">
          <w:rPr>
            <w:sz w:val="28"/>
            <w:szCs w:val="28"/>
          </w:rPr>
          <w:delText xml:space="preserve"> </w:delText>
        </w:r>
        <w:r w:rsidRPr="006B37FF" w:rsidDel="007E3CD1">
          <w:rPr>
            <w:sz w:val="28"/>
            <w:szCs w:val="28"/>
          </w:rPr>
          <w:delText xml:space="preserve">imaging resolution and sensitivity to </w:delText>
        </w:r>
        <w:r w:rsidR="00071DE8" w:rsidDel="007E3CD1">
          <w:rPr>
            <w:sz w:val="28"/>
            <w:szCs w:val="28"/>
          </w:rPr>
          <w:delText xml:space="preserve">extend the state-of-the-art for </w:delText>
        </w:r>
        <w:r w:rsidRPr="006B37FF" w:rsidDel="007E3CD1">
          <w:rPr>
            <w:sz w:val="28"/>
            <w:szCs w:val="28"/>
          </w:rPr>
          <w:delText>galaxy evolution</w:delText>
        </w:r>
        <w:r w:rsidR="00071DE8" w:rsidDel="007E3CD1">
          <w:rPr>
            <w:sz w:val="28"/>
            <w:szCs w:val="28"/>
          </w:rPr>
          <w:delText xml:space="preserve"> </w:delText>
        </w:r>
        <w:r w:rsidRPr="006B37FF" w:rsidDel="007E3CD1">
          <w:rPr>
            <w:sz w:val="28"/>
            <w:szCs w:val="28"/>
          </w:rPr>
          <w:delText>studies. The intent is to unde</w:delText>
        </w:r>
        <w:r w:rsidR="00071DE8" w:rsidDel="007E3CD1">
          <w:rPr>
            <w:sz w:val="28"/>
            <w:szCs w:val="28"/>
          </w:rPr>
          <w:delText xml:space="preserve">rstand how the diverse array of </w:delText>
        </w:r>
        <w:r w:rsidRPr="006B37FF" w:rsidDel="007E3CD1">
          <w:rPr>
            <w:sz w:val="28"/>
            <w:szCs w:val="28"/>
          </w:rPr>
          <w:delText>present-day galaxies came</w:delText>
        </w:r>
        <w:r w:rsidR="00071DE8" w:rsidDel="007E3CD1">
          <w:rPr>
            <w:sz w:val="28"/>
            <w:szCs w:val="28"/>
          </w:rPr>
          <w:delText xml:space="preserve"> </w:delText>
        </w:r>
        <w:r w:rsidRPr="006B37FF" w:rsidDel="007E3CD1">
          <w:rPr>
            <w:sz w:val="28"/>
            <w:szCs w:val="28"/>
          </w:rPr>
          <w:delText>to be – to understand how does SF proceeds in different environments. The program</w:delText>
        </w:r>
        <w:r w:rsidR="00071DE8" w:rsidDel="007E3CD1">
          <w:rPr>
            <w:sz w:val="28"/>
            <w:szCs w:val="28"/>
          </w:rPr>
          <w:delText xml:space="preserve"> </w:delText>
        </w:r>
        <w:r w:rsidRPr="006B37FF" w:rsidDel="007E3CD1">
          <w:rPr>
            <w:sz w:val="28"/>
            <w:szCs w:val="28"/>
          </w:rPr>
          <w:delText>uses spectral energy distribution fitting in the UV to split the degeneracies in reddening</w:delText>
        </w:r>
        <w:r w:rsidR="00071DE8" w:rsidDel="007E3CD1">
          <w:rPr>
            <w:sz w:val="28"/>
            <w:szCs w:val="28"/>
          </w:rPr>
          <w:delText xml:space="preserve"> </w:delText>
        </w:r>
        <w:r w:rsidRPr="006B37FF" w:rsidDel="007E3CD1">
          <w:rPr>
            <w:sz w:val="28"/>
            <w:szCs w:val="28"/>
          </w:rPr>
          <w:delText>and temperature using UV-bright hot stars. The program requires wide-field UVO</w:delText>
        </w:r>
        <w:r w:rsidR="00071DE8" w:rsidDel="007E3CD1">
          <w:rPr>
            <w:sz w:val="28"/>
            <w:szCs w:val="28"/>
          </w:rPr>
          <w:delText xml:space="preserve"> </w:delText>
        </w:r>
        <w:r w:rsidRPr="006B37FF" w:rsidDel="007E3CD1">
          <w:rPr>
            <w:sz w:val="28"/>
            <w:szCs w:val="28"/>
          </w:rPr>
          <w:delText>imaging across a field of view of ~30</w:delText>
        </w:r>
        <w:r w:rsidRPr="006B37FF" w:rsidDel="007E3CD1">
          <w:rPr>
            <w:rFonts w:ascii="STIXGeneral" w:hAnsi="STIXGeneral" w:cs="STIXGeneral"/>
            <w:sz w:val="28"/>
            <w:szCs w:val="28"/>
          </w:rPr>
          <w:delText>′</w:delText>
        </w:r>
        <w:r w:rsidRPr="006B37FF" w:rsidDel="007E3CD1">
          <w:rPr>
            <w:sz w:val="28"/>
            <w:szCs w:val="28"/>
          </w:rPr>
          <w:delText xml:space="preserve"> with an angular resolution of ~0.007</w:delText>
        </w:r>
        <w:r w:rsidRPr="006B37FF" w:rsidDel="007E3CD1">
          <w:rPr>
            <w:rFonts w:ascii="STIXGeneral" w:hAnsi="STIXGeneral" w:cs="STIXGeneral"/>
            <w:sz w:val="28"/>
            <w:szCs w:val="28"/>
          </w:rPr>
          <w:delText>″</w:delText>
        </w:r>
        <w:r w:rsidRPr="006B37FF" w:rsidDel="007E3CD1">
          <w:rPr>
            <w:sz w:val="28"/>
            <w:szCs w:val="28"/>
          </w:rPr>
          <w:delText xml:space="preserve"> across a</w:delText>
        </w:r>
        <w:r w:rsidR="00071DE8" w:rsidDel="007E3CD1">
          <w:rPr>
            <w:sz w:val="28"/>
            <w:szCs w:val="28"/>
          </w:rPr>
          <w:delText xml:space="preserve"> </w:delText>
        </w:r>
        <w:r w:rsidRPr="006B37FF" w:rsidDel="007E3CD1">
          <w:rPr>
            <w:sz w:val="28"/>
            <w:szCs w:val="28"/>
          </w:rPr>
          <w:delText>waveband of 110-600nm.</w:delText>
        </w:r>
        <w:r w:rsidR="00071DE8" w:rsidDel="007E3CD1">
          <w:rPr>
            <w:sz w:val="28"/>
            <w:szCs w:val="28"/>
          </w:rPr>
          <w:delText xml:space="preserve"> </w:delText>
        </w:r>
        <w:r w:rsidRPr="006B37FF" w:rsidDel="007E3CD1">
          <w:rPr>
            <w:sz w:val="28"/>
            <w:szCs w:val="28"/>
          </w:rPr>
          <w:delText>Since massive stars are recognized as depositing so much energy and material back</w:delText>
        </w:r>
        <w:r w:rsidR="00071DE8" w:rsidDel="007E3CD1">
          <w:rPr>
            <w:sz w:val="28"/>
            <w:szCs w:val="28"/>
          </w:rPr>
          <w:delText xml:space="preserve"> </w:delText>
        </w:r>
        <w:r w:rsidRPr="006B37FF" w:rsidDel="007E3CD1">
          <w:rPr>
            <w:sz w:val="28"/>
            <w:szCs w:val="28"/>
          </w:rPr>
          <w:delText>into the ISM which then affects star formation propagation, another aspect that needs to</w:delText>
        </w:r>
        <w:r w:rsidR="00071DE8" w:rsidDel="007E3CD1">
          <w:rPr>
            <w:sz w:val="28"/>
            <w:szCs w:val="28"/>
          </w:rPr>
          <w:delText xml:space="preserve"> </w:delText>
        </w:r>
        <w:r w:rsidRPr="006B37FF" w:rsidDel="007E3CD1">
          <w:rPr>
            <w:sz w:val="28"/>
            <w:szCs w:val="28"/>
          </w:rPr>
          <w:delText>be understood is how molecules and dust form in the interacting winds of massive stars.</w:delText>
        </w:r>
      </w:del>
    </w:p>
    <w:p w14:paraId="6409286E" w14:textId="40CB3CB1" w:rsidR="006B37FF" w:rsidRPr="006B37FF" w:rsidDel="007E3CD1" w:rsidRDefault="006B37FF">
      <w:pPr>
        <w:pStyle w:val="Heading1"/>
        <w:rPr>
          <w:del w:id="2202" w:author="Scott Gaudi" w:date="2016-09-17T15:22:00Z"/>
          <w:sz w:val="28"/>
          <w:szCs w:val="28"/>
        </w:rPr>
        <w:pPrChange w:id="2203" w:author="Scott Gaudi" w:date="2016-09-17T15:24:00Z">
          <w:pPr>
            <w:spacing w:before="0" w:line="276" w:lineRule="auto"/>
          </w:pPr>
        </w:pPrChange>
      </w:pPr>
      <w:del w:id="2204" w:author="Scott Gaudi" w:date="2016-09-17T15:22:00Z">
        <w:r w:rsidRPr="006B37FF" w:rsidDel="007E3CD1">
          <w:rPr>
            <w:sz w:val="28"/>
            <w:szCs w:val="28"/>
          </w:rPr>
          <w:delText>Such a project requires the use of a larger aperture visible-IR telescope with imaging</w:delText>
        </w:r>
        <w:r w:rsidR="00071DE8" w:rsidDel="007E3CD1">
          <w:rPr>
            <w:sz w:val="28"/>
            <w:szCs w:val="28"/>
          </w:rPr>
          <w:delText xml:space="preserve"> </w:delText>
        </w:r>
        <w:r w:rsidRPr="006B37FF" w:rsidDel="007E3CD1">
          <w:rPr>
            <w:sz w:val="28"/>
            <w:szCs w:val="28"/>
          </w:rPr>
          <w:delText>spectroscopy. In addition, such work would also require the use of better 3-D models of</w:delText>
        </w:r>
        <w:r w:rsidR="00071DE8" w:rsidDel="007E3CD1">
          <w:rPr>
            <w:sz w:val="28"/>
            <w:szCs w:val="28"/>
          </w:rPr>
          <w:delText xml:space="preserve"> </w:delText>
        </w:r>
        <w:r w:rsidRPr="006B37FF" w:rsidDel="007E3CD1">
          <w:rPr>
            <w:sz w:val="28"/>
            <w:szCs w:val="28"/>
          </w:rPr>
          <w:delText>such wind-wind interactions. This work required the delivery of imaging resolution of</w:delText>
        </w:r>
        <w:r w:rsidR="00071DE8" w:rsidDel="007E3CD1">
          <w:rPr>
            <w:sz w:val="28"/>
            <w:szCs w:val="28"/>
          </w:rPr>
          <w:delText xml:space="preserve"> </w:delText>
        </w:r>
        <w:r w:rsidRPr="006B37FF" w:rsidDel="007E3CD1">
          <w:rPr>
            <w:sz w:val="28"/>
            <w:szCs w:val="28"/>
          </w:rPr>
          <w:delText>0.01</w:delText>
        </w:r>
        <w:r w:rsidRPr="006B37FF" w:rsidDel="007E3CD1">
          <w:rPr>
            <w:rFonts w:ascii="STIXGeneral" w:hAnsi="STIXGeneral" w:cs="STIXGeneral"/>
            <w:sz w:val="28"/>
            <w:szCs w:val="28"/>
          </w:rPr>
          <w:delText>″</w:delText>
        </w:r>
        <w:r w:rsidRPr="006B37FF" w:rsidDel="007E3CD1">
          <w:rPr>
            <w:sz w:val="28"/>
            <w:szCs w:val="28"/>
          </w:rPr>
          <w:delText xml:space="preserve"> coupled with spectroscopy at</w:delText>
        </w:r>
        <w:r w:rsidR="00071DE8" w:rsidDel="007E3CD1">
          <w:rPr>
            <w:sz w:val="28"/>
            <w:szCs w:val="28"/>
          </w:rPr>
          <w:delText xml:space="preserve"> </w:delText>
        </w:r>
        <w:r w:rsidRPr="006B37FF" w:rsidDel="007E3CD1">
          <w:rPr>
            <w:sz w:val="28"/>
            <w:szCs w:val="28"/>
          </w:rPr>
          <w:delText>R=10,000, time domain sampling, over fields of view</w:delText>
        </w:r>
        <w:r w:rsidR="00071DE8" w:rsidDel="007E3CD1">
          <w:rPr>
            <w:sz w:val="28"/>
            <w:szCs w:val="28"/>
          </w:rPr>
          <w:delText xml:space="preserve"> </w:delText>
        </w:r>
        <w:r w:rsidRPr="006B37FF" w:rsidDel="007E3CD1">
          <w:rPr>
            <w:sz w:val="28"/>
            <w:szCs w:val="28"/>
          </w:rPr>
          <w:delText>&lt;2</w:delText>
        </w:r>
        <w:r w:rsidRPr="006B37FF" w:rsidDel="007E3CD1">
          <w:rPr>
            <w:rFonts w:ascii="STIXGeneral" w:hAnsi="STIXGeneral" w:cs="STIXGeneral"/>
            <w:sz w:val="28"/>
            <w:szCs w:val="28"/>
          </w:rPr>
          <w:delText>″</w:delText>
        </w:r>
        <w:r w:rsidRPr="006B37FF" w:rsidDel="007E3CD1">
          <w:rPr>
            <w:sz w:val="28"/>
            <w:szCs w:val="28"/>
          </w:rPr>
          <w:delText>, with spectroscopic angular resolution ~0.005</w:delText>
        </w:r>
        <w:r w:rsidRPr="006B37FF" w:rsidDel="007E3CD1">
          <w:rPr>
            <w:rFonts w:ascii="STIXGeneral" w:hAnsi="STIXGeneral" w:cs="STIXGeneral"/>
            <w:sz w:val="28"/>
            <w:szCs w:val="28"/>
          </w:rPr>
          <w:delText>″</w:delText>
        </w:r>
        <w:r w:rsidRPr="006B37FF" w:rsidDel="007E3CD1">
          <w:rPr>
            <w:sz w:val="28"/>
            <w:szCs w:val="28"/>
          </w:rPr>
          <w:delText>, with both delivered over the visible-</w:delText>
        </w:r>
        <w:r w:rsidR="00071DE8" w:rsidDel="007E3CD1">
          <w:rPr>
            <w:sz w:val="28"/>
            <w:szCs w:val="28"/>
          </w:rPr>
          <w:delText xml:space="preserve"> </w:delText>
        </w:r>
        <w:r w:rsidRPr="006B37FF" w:rsidDel="007E3CD1">
          <w:rPr>
            <w:sz w:val="28"/>
            <w:szCs w:val="28"/>
          </w:rPr>
          <w:delText>IR.</w:delText>
        </w:r>
      </w:del>
    </w:p>
    <w:p w14:paraId="419B2DFB" w14:textId="4FE43355" w:rsidR="00071DE8" w:rsidDel="007E3CD1" w:rsidRDefault="00071DE8">
      <w:pPr>
        <w:pStyle w:val="Heading1"/>
        <w:rPr>
          <w:del w:id="2205" w:author="Scott Gaudi" w:date="2016-09-17T15:22:00Z"/>
          <w:sz w:val="28"/>
          <w:szCs w:val="28"/>
        </w:rPr>
        <w:pPrChange w:id="2206" w:author="Scott Gaudi" w:date="2016-09-17T15:24:00Z">
          <w:pPr>
            <w:spacing w:before="0" w:line="276" w:lineRule="auto"/>
          </w:pPr>
        </w:pPrChange>
      </w:pPr>
    </w:p>
    <w:p w14:paraId="4E60E2AB" w14:textId="01D57EA6" w:rsidR="006B37FF" w:rsidDel="007E3CD1" w:rsidRDefault="00071DE8">
      <w:pPr>
        <w:pStyle w:val="Heading1"/>
        <w:rPr>
          <w:del w:id="2207" w:author="Scott Gaudi" w:date="2016-09-17T15:22:00Z"/>
          <w:rFonts w:hint="eastAsia"/>
        </w:rPr>
        <w:pPrChange w:id="2208" w:author="Scott Gaudi" w:date="2016-09-17T15:24:00Z">
          <w:pPr>
            <w:pStyle w:val="Heading3"/>
          </w:pPr>
        </w:pPrChange>
      </w:pPr>
      <w:del w:id="2209" w:author="Scott Gaudi" w:date="2016-09-17T15:22:00Z">
        <w:r w:rsidDel="007E3CD1">
          <w:delText>C. Observation requirements</w:delText>
        </w:r>
      </w:del>
    </w:p>
    <w:p w14:paraId="793FE094" w14:textId="76684BC4" w:rsidR="00071DE8" w:rsidRPr="00071DE8" w:rsidDel="007E3CD1" w:rsidRDefault="00071DE8">
      <w:pPr>
        <w:pStyle w:val="Heading1"/>
        <w:rPr>
          <w:del w:id="2210" w:author="Scott Gaudi" w:date="2016-09-17T15:22:00Z"/>
        </w:rPr>
        <w:pPrChange w:id="2211" w:author="Scott Gaudi" w:date="2016-09-17T15:24:00Z">
          <w:pPr/>
        </w:pPrChange>
      </w:pPr>
    </w:p>
    <w:p w14:paraId="71BD7A35" w14:textId="308D7E89" w:rsidR="00071DE8" w:rsidDel="007E3CD1" w:rsidRDefault="006B37FF">
      <w:pPr>
        <w:pStyle w:val="Heading1"/>
        <w:rPr>
          <w:del w:id="2212" w:author="Scott Gaudi" w:date="2016-09-17T15:22:00Z"/>
          <w:sz w:val="28"/>
          <w:szCs w:val="28"/>
        </w:rPr>
        <w:pPrChange w:id="2213" w:author="Scott Gaudi" w:date="2016-09-17T15:24:00Z">
          <w:pPr>
            <w:pStyle w:val="ListParagraph"/>
            <w:numPr>
              <w:numId w:val="6"/>
            </w:numPr>
            <w:spacing w:before="0" w:line="276" w:lineRule="auto"/>
            <w:ind w:hanging="360"/>
          </w:pPr>
        </w:pPrChange>
      </w:pPr>
      <w:del w:id="2214" w:author="Scott Gaudi" w:date="2016-09-17T15:22:00Z">
        <w:r w:rsidRPr="00071DE8" w:rsidDel="007E3CD1">
          <w:rPr>
            <w:sz w:val="28"/>
            <w:szCs w:val="28"/>
          </w:rPr>
          <w:delText>Field of View: 10-30’</w:delText>
        </w:r>
      </w:del>
    </w:p>
    <w:p w14:paraId="7A8DD867" w14:textId="001C109E" w:rsidR="00071DE8" w:rsidDel="007E3CD1" w:rsidRDefault="006B37FF">
      <w:pPr>
        <w:pStyle w:val="Heading1"/>
        <w:rPr>
          <w:del w:id="2215" w:author="Scott Gaudi" w:date="2016-09-17T15:22:00Z"/>
          <w:sz w:val="28"/>
          <w:szCs w:val="28"/>
        </w:rPr>
        <w:pPrChange w:id="2216" w:author="Scott Gaudi" w:date="2016-09-17T15:24:00Z">
          <w:pPr>
            <w:pStyle w:val="ListParagraph"/>
            <w:numPr>
              <w:numId w:val="6"/>
            </w:numPr>
            <w:spacing w:before="0" w:line="276" w:lineRule="auto"/>
            <w:ind w:hanging="360"/>
          </w:pPr>
        </w:pPrChange>
      </w:pPr>
      <w:del w:id="2217" w:author="Scott Gaudi" w:date="2016-09-17T15:22:00Z">
        <w:r w:rsidRPr="00071DE8" w:rsidDel="007E3CD1">
          <w:rPr>
            <w:sz w:val="28"/>
            <w:szCs w:val="28"/>
          </w:rPr>
          <w:delText>Imaging Angular Resolution: 7 mas at 300nm</w:delText>
        </w:r>
      </w:del>
    </w:p>
    <w:p w14:paraId="105D0A99" w14:textId="1B753370" w:rsidR="00071DE8" w:rsidDel="007E3CD1" w:rsidRDefault="006B37FF">
      <w:pPr>
        <w:pStyle w:val="Heading1"/>
        <w:rPr>
          <w:del w:id="2218" w:author="Scott Gaudi" w:date="2016-09-17T15:22:00Z"/>
          <w:sz w:val="28"/>
          <w:szCs w:val="28"/>
        </w:rPr>
        <w:pPrChange w:id="2219" w:author="Scott Gaudi" w:date="2016-09-17T15:24:00Z">
          <w:pPr>
            <w:pStyle w:val="ListParagraph"/>
            <w:numPr>
              <w:numId w:val="6"/>
            </w:numPr>
            <w:spacing w:before="0" w:line="276" w:lineRule="auto"/>
            <w:ind w:hanging="360"/>
          </w:pPr>
        </w:pPrChange>
      </w:pPr>
      <w:del w:id="2220" w:author="Scott Gaudi" w:date="2016-09-17T15:22:00Z">
        <w:r w:rsidRPr="00071DE8" w:rsidDel="007E3CD1">
          <w:rPr>
            <w:sz w:val="28"/>
            <w:szCs w:val="28"/>
          </w:rPr>
          <w:delText>Spectroscopic Angular Resolution: 5 mas</w:delText>
        </w:r>
      </w:del>
    </w:p>
    <w:p w14:paraId="731D2B8E" w14:textId="7BCE2688" w:rsidR="00071DE8" w:rsidDel="007E3CD1" w:rsidRDefault="006B37FF">
      <w:pPr>
        <w:pStyle w:val="Heading1"/>
        <w:rPr>
          <w:del w:id="2221" w:author="Scott Gaudi" w:date="2016-09-17T15:22:00Z"/>
          <w:sz w:val="28"/>
          <w:szCs w:val="28"/>
        </w:rPr>
        <w:pPrChange w:id="2222" w:author="Scott Gaudi" w:date="2016-09-17T15:24:00Z">
          <w:pPr>
            <w:pStyle w:val="ListParagraph"/>
            <w:numPr>
              <w:numId w:val="6"/>
            </w:numPr>
            <w:spacing w:before="0" w:line="276" w:lineRule="auto"/>
            <w:ind w:hanging="360"/>
          </w:pPr>
        </w:pPrChange>
      </w:pPr>
      <w:del w:id="2223" w:author="Scott Gaudi" w:date="2016-09-17T15:22:00Z">
        <w:r w:rsidRPr="00071DE8" w:rsidDel="007E3CD1">
          <w:rPr>
            <w:sz w:val="28"/>
            <w:szCs w:val="28"/>
          </w:rPr>
          <w:delText>Spectroscopic Resolution: R~10,000</w:delText>
        </w:r>
      </w:del>
    </w:p>
    <w:p w14:paraId="798BD494" w14:textId="2D37F28A" w:rsidR="00071DE8" w:rsidDel="007E3CD1" w:rsidRDefault="006B37FF">
      <w:pPr>
        <w:pStyle w:val="Heading1"/>
        <w:rPr>
          <w:del w:id="2224" w:author="Scott Gaudi" w:date="2016-09-17T15:22:00Z"/>
          <w:sz w:val="28"/>
          <w:szCs w:val="28"/>
        </w:rPr>
        <w:pPrChange w:id="2225" w:author="Scott Gaudi" w:date="2016-09-17T15:24:00Z">
          <w:pPr>
            <w:pStyle w:val="ListParagraph"/>
            <w:numPr>
              <w:numId w:val="6"/>
            </w:numPr>
            <w:spacing w:before="0" w:line="276" w:lineRule="auto"/>
            <w:ind w:hanging="360"/>
          </w:pPr>
        </w:pPrChange>
      </w:pPr>
      <w:del w:id="2226" w:author="Scott Gaudi" w:date="2016-09-17T15:22:00Z">
        <w:r w:rsidRPr="00071DE8" w:rsidDel="007E3CD1">
          <w:rPr>
            <w:sz w:val="28"/>
            <w:szCs w:val="28"/>
          </w:rPr>
          <w:delText>Aperture: 4-10m</w:delText>
        </w:r>
      </w:del>
    </w:p>
    <w:p w14:paraId="6741A7A3" w14:textId="162A7AD5" w:rsidR="00071DE8" w:rsidDel="007E3CD1" w:rsidRDefault="006B37FF">
      <w:pPr>
        <w:pStyle w:val="Heading1"/>
        <w:rPr>
          <w:del w:id="2227" w:author="Scott Gaudi" w:date="2016-09-17T15:22:00Z"/>
          <w:sz w:val="28"/>
          <w:szCs w:val="28"/>
        </w:rPr>
        <w:pPrChange w:id="2228" w:author="Scott Gaudi" w:date="2016-09-17T15:24:00Z">
          <w:pPr>
            <w:pStyle w:val="ListParagraph"/>
            <w:numPr>
              <w:numId w:val="6"/>
            </w:numPr>
            <w:spacing w:before="0" w:line="276" w:lineRule="auto"/>
            <w:ind w:hanging="360"/>
          </w:pPr>
        </w:pPrChange>
      </w:pPr>
      <w:del w:id="2229" w:author="Scott Gaudi" w:date="2016-09-17T15:22:00Z">
        <w:r w:rsidRPr="00071DE8" w:rsidDel="007E3CD1">
          <w:rPr>
            <w:sz w:val="28"/>
            <w:szCs w:val="28"/>
          </w:rPr>
          <w:delText>Filter Suite: large number of broad, medium and narrow bands that focus on both</w:delText>
        </w:r>
        <w:r w:rsidR="00071DE8" w:rsidDel="007E3CD1">
          <w:rPr>
            <w:sz w:val="28"/>
            <w:szCs w:val="28"/>
          </w:rPr>
          <w:delText xml:space="preserve"> </w:delText>
        </w:r>
        <w:r w:rsidRPr="00071DE8" w:rsidDel="007E3CD1">
          <w:rPr>
            <w:sz w:val="28"/>
            <w:szCs w:val="28"/>
          </w:rPr>
          <w:delText>photometric and atomic information such as electron density, temperature and ionization</w:delText>
        </w:r>
        <w:r w:rsidR="00071DE8" w:rsidDel="007E3CD1">
          <w:rPr>
            <w:sz w:val="28"/>
            <w:szCs w:val="28"/>
          </w:rPr>
          <w:delText xml:space="preserve"> </w:delText>
        </w:r>
        <w:r w:rsidRPr="00071DE8" w:rsidDel="007E3CD1">
          <w:rPr>
            <w:sz w:val="28"/>
            <w:szCs w:val="28"/>
          </w:rPr>
          <w:delText>states</w:delText>
        </w:r>
      </w:del>
    </w:p>
    <w:p w14:paraId="20B169F4" w14:textId="66A12C6E" w:rsidR="00071DE8" w:rsidDel="007E3CD1" w:rsidRDefault="006B37FF">
      <w:pPr>
        <w:pStyle w:val="Heading1"/>
        <w:rPr>
          <w:del w:id="2230" w:author="Scott Gaudi" w:date="2016-09-17T15:22:00Z"/>
          <w:sz w:val="28"/>
          <w:szCs w:val="28"/>
        </w:rPr>
        <w:pPrChange w:id="2231" w:author="Scott Gaudi" w:date="2016-09-17T15:24:00Z">
          <w:pPr>
            <w:pStyle w:val="ListParagraph"/>
            <w:numPr>
              <w:numId w:val="6"/>
            </w:numPr>
            <w:spacing w:before="0" w:line="276" w:lineRule="auto"/>
            <w:ind w:hanging="360"/>
          </w:pPr>
        </w:pPrChange>
      </w:pPr>
      <w:del w:id="2232" w:author="Scott Gaudi" w:date="2016-09-17T15:22:00Z">
        <w:r w:rsidRPr="00071DE8" w:rsidDel="007E3CD1">
          <w:rPr>
            <w:sz w:val="28"/>
            <w:szCs w:val="28"/>
          </w:rPr>
          <w:delText>Detectors: high efficiency, high yield to tile large FPA</w:delText>
        </w:r>
      </w:del>
    </w:p>
    <w:p w14:paraId="28C285A3" w14:textId="39DFC473" w:rsidR="00071DE8" w:rsidDel="007E3CD1" w:rsidRDefault="006B37FF">
      <w:pPr>
        <w:pStyle w:val="Heading1"/>
        <w:rPr>
          <w:del w:id="2233" w:author="Scott Gaudi" w:date="2016-09-17T15:22:00Z"/>
          <w:sz w:val="28"/>
          <w:szCs w:val="28"/>
        </w:rPr>
        <w:pPrChange w:id="2234" w:author="Scott Gaudi" w:date="2016-09-17T15:24:00Z">
          <w:pPr>
            <w:pStyle w:val="ListParagraph"/>
            <w:numPr>
              <w:numId w:val="6"/>
            </w:numPr>
            <w:spacing w:before="0" w:line="276" w:lineRule="auto"/>
            <w:ind w:hanging="360"/>
          </w:pPr>
        </w:pPrChange>
      </w:pPr>
      <w:del w:id="2235" w:author="Scott Gaudi" w:date="2016-09-17T15:22:00Z">
        <w:r w:rsidRPr="00071DE8" w:rsidDel="007E3CD1">
          <w:rPr>
            <w:sz w:val="28"/>
            <w:szCs w:val="28"/>
          </w:rPr>
          <w:delText>Spectroscopy Band: 120-160nm</w:delText>
        </w:r>
      </w:del>
    </w:p>
    <w:p w14:paraId="2199FA33" w14:textId="4BE2CC17" w:rsidR="006B37FF" w:rsidDel="007E3CD1" w:rsidRDefault="006B37FF">
      <w:pPr>
        <w:pStyle w:val="Heading1"/>
        <w:rPr>
          <w:del w:id="2236" w:author="Scott Gaudi" w:date="2016-09-17T15:22:00Z"/>
          <w:sz w:val="28"/>
          <w:szCs w:val="28"/>
        </w:rPr>
        <w:pPrChange w:id="2237" w:author="Scott Gaudi" w:date="2016-09-17T15:24:00Z">
          <w:pPr>
            <w:pStyle w:val="ListParagraph"/>
            <w:numPr>
              <w:numId w:val="6"/>
            </w:numPr>
            <w:spacing w:before="0" w:line="276" w:lineRule="auto"/>
            <w:ind w:hanging="360"/>
          </w:pPr>
        </w:pPrChange>
      </w:pPr>
      <w:del w:id="2238" w:author="Scott Gaudi" w:date="2016-09-17T15:22:00Z">
        <w:r w:rsidRPr="00071DE8" w:rsidDel="007E3CD1">
          <w:rPr>
            <w:sz w:val="28"/>
            <w:szCs w:val="28"/>
          </w:rPr>
          <w:delText>Imaging Band: 110-1000nm</w:delText>
        </w:r>
      </w:del>
    </w:p>
    <w:p w14:paraId="56181964" w14:textId="56BC5AB5" w:rsidR="00071DE8" w:rsidRPr="00071DE8" w:rsidDel="007E3CD1" w:rsidRDefault="00071DE8">
      <w:pPr>
        <w:pStyle w:val="Heading1"/>
        <w:rPr>
          <w:del w:id="2239" w:author="Scott Gaudi" w:date="2016-09-17T15:22:00Z"/>
          <w:sz w:val="28"/>
          <w:szCs w:val="28"/>
        </w:rPr>
        <w:pPrChange w:id="2240" w:author="Scott Gaudi" w:date="2016-09-17T15:24:00Z">
          <w:pPr>
            <w:pStyle w:val="ListParagraph"/>
            <w:spacing w:before="0" w:line="276" w:lineRule="auto"/>
          </w:pPr>
        </w:pPrChange>
      </w:pPr>
    </w:p>
    <w:p w14:paraId="1660F5FB" w14:textId="22621823" w:rsidR="00071DE8" w:rsidRPr="00F83609" w:rsidDel="007E3CD1" w:rsidRDefault="00071DE8">
      <w:pPr>
        <w:pStyle w:val="Heading1"/>
        <w:rPr>
          <w:del w:id="2241" w:author="Scott Gaudi" w:date="2016-09-17T15:22:00Z"/>
        </w:rPr>
        <w:pPrChange w:id="2242" w:author="Scott Gaudi" w:date="2016-09-17T15:24:00Z">
          <w:pPr>
            <w:pStyle w:val="ListParagraph"/>
            <w:spacing w:before="0" w:line="276" w:lineRule="auto"/>
          </w:pPr>
        </w:pPrChange>
      </w:pPr>
      <w:del w:id="2243" w:author="Scott Gaudi" w:date="2016-09-17T15:22:00Z">
        <w:r w:rsidDel="007E3CD1">
          <w:delText>5.5</w:delText>
        </w:r>
        <w:r w:rsidR="006B37FF" w:rsidRPr="006B37FF" w:rsidDel="007E3CD1">
          <w:delText xml:space="preserve"> Measuring the star formation histories of nearby galaxies with stellar</w:delText>
        </w:r>
        <w:r w:rsidDel="007E3CD1">
          <w:delText xml:space="preserve"> </w:delText>
        </w:r>
        <w:r w:rsidR="006B37FF" w:rsidRPr="006B37FF" w:rsidDel="007E3CD1">
          <w:rPr>
            <w:sz w:val="28"/>
            <w:szCs w:val="28"/>
          </w:rPr>
          <w:delText>archaeology</w:delText>
        </w:r>
      </w:del>
    </w:p>
    <w:p w14:paraId="4DE6ED82" w14:textId="6F869159" w:rsidR="00071DE8" w:rsidDel="007E3CD1" w:rsidRDefault="00071DE8">
      <w:pPr>
        <w:pStyle w:val="Heading1"/>
        <w:rPr>
          <w:del w:id="2244" w:author="Scott Gaudi" w:date="2016-09-17T15:22:00Z"/>
          <w:rFonts w:hint="eastAsia"/>
        </w:rPr>
        <w:pPrChange w:id="2245" w:author="Scott Gaudi" w:date="2016-09-17T15:24:00Z">
          <w:pPr>
            <w:pStyle w:val="Heading3"/>
          </w:pPr>
        </w:pPrChange>
      </w:pPr>
      <w:del w:id="2246" w:author="Scott Gaudi" w:date="2016-09-17T15:22:00Z">
        <w:r w:rsidDel="007E3CD1">
          <w:delText>A. Science question</w:delText>
        </w:r>
      </w:del>
    </w:p>
    <w:p w14:paraId="0C9CD524" w14:textId="1882E843" w:rsidR="00071DE8" w:rsidDel="007E3CD1" w:rsidRDefault="00071DE8">
      <w:pPr>
        <w:pStyle w:val="Heading1"/>
        <w:rPr>
          <w:del w:id="2247" w:author="Scott Gaudi" w:date="2016-09-17T15:22:00Z"/>
          <w:sz w:val="28"/>
          <w:szCs w:val="28"/>
        </w:rPr>
        <w:pPrChange w:id="2248" w:author="Scott Gaudi" w:date="2016-09-17T15:24:00Z">
          <w:pPr>
            <w:spacing w:before="0" w:line="276" w:lineRule="auto"/>
          </w:pPr>
        </w:pPrChange>
      </w:pPr>
    </w:p>
    <w:p w14:paraId="5BD66E2D" w14:textId="0E647D34" w:rsidR="006B37FF" w:rsidDel="007E3CD1" w:rsidRDefault="006B37FF">
      <w:pPr>
        <w:pStyle w:val="Heading1"/>
        <w:rPr>
          <w:del w:id="2249" w:author="Scott Gaudi" w:date="2016-09-17T15:22:00Z"/>
          <w:sz w:val="28"/>
          <w:szCs w:val="28"/>
        </w:rPr>
        <w:pPrChange w:id="2250" w:author="Scott Gaudi" w:date="2016-09-17T15:24:00Z">
          <w:pPr>
            <w:spacing w:before="0" w:line="276" w:lineRule="auto"/>
          </w:pPr>
        </w:pPrChange>
      </w:pPr>
      <w:del w:id="2251" w:author="Scott Gaudi" w:date="2016-09-17T15:22:00Z">
        <w:r w:rsidRPr="006B37FF" w:rsidDel="007E3CD1">
          <w:rPr>
            <w:sz w:val="28"/>
            <w:szCs w:val="28"/>
          </w:rPr>
          <w:delText>One of the primary goals of studies of galaxy formation and</w:delText>
        </w:r>
        <w:r w:rsidR="00071DE8" w:rsidDel="007E3CD1">
          <w:rPr>
            <w:sz w:val="28"/>
            <w:szCs w:val="28"/>
          </w:rPr>
          <w:delText xml:space="preserve"> </w:delText>
        </w:r>
        <w:r w:rsidRPr="006B37FF" w:rsidDel="007E3CD1">
          <w:rPr>
            <w:sz w:val="28"/>
            <w:szCs w:val="28"/>
          </w:rPr>
          <w:delText>evolution is to map how galaxies formed their stars and produced heavy elements over</w:delText>
        </w:r>
        <w:r w:rsidR="00071DE8" w:rsidDel="007E3CD1">
          <w:rPr>
            <w:sz w:val="28"/>
            <w:szCs w:val="28"/>
          </w:rPr>
          <w:delText xml:space="preserve"> </w:delText>
        </w:r>
        <w:r w:rsidRPr="006B37FF" w:rsidDel="007E3CD1">
          <w:rPr>
            <w:sz w:val="28"/>
            <w:szCs w:val="28"/>
          </w:rPr>
          <w:delText>cosmic time. We can probe the formation history of stars in galaxies in a statistical way</w:delText>
        </w:r>
        <w:r w:rsidR="00071DE8" w:rsidDel="007E3CD1">
          <w:rPr>
            <w:sz w:val="28"/>
            <w:szCs w:val="28"/>
          </w:rPr>
          <w:delText xml:space="preserve"> </w:delText>
        </w:r>
        <w:r w:rsidRPr="006B37FF" w:rsidDel="007E3CD1">
          <w:rPr>
            <w:sz w:val="28"/>
            <w:szCs w:val="28"/>
          </w:rPr>
          <w:delText>by studying galaxies at different redshifts, corresponding to “snapshots” of different</w:delText>
        </w:r>
        <w:r w:rsidR="00071DE8" w:rsidDel="007E3CD1">
          <w:rPr>
            <w:sz w:val="28"/>
            <w:szCs w:val="28"/>
          </w:rPr>
          <w:delText xml:space="preserve"> </w:delText>
        </w:r>
        <w:r w:rsidRPr="006B37FF" w:rsidDel="007E3CD1">
          <w:rPr>
            <w:sz w:val="28"/>
            <w:szCs w:val="28"/>
          </w:rPr>
          <w:delText>cosmic epochs. However, a complementary and very powerful technique uses</w:delText>
        </w:r>
        <w:r w:rsidR="00071DE8" w:rsidDel="007E3CD1">
          <w:rPr>
            <w:sz w:val="28"/>
            <w:szCs w:val="28"/>
          </w:rPr>
          <w:delText xml:space="preserve"> </w:delText>
        </w:r>
        <w:r w:rsidRPr="006B37FF" w:rsidDel="007E3CD1">
          <w:rPr>
            <w:sz w:val="28"/>
            <w:szCs w:val="28"/>
          </w:rPr>
          <w:delText>measurements of the luminosities and colors of individual stars within a galaxy, along</w:delText>
        </w:r>
        <w:r w:rsidR="00071DE8" w:rsidDel="007E3CD1">
          <w:rPr>
            <w:sz w:val="28"/>
            <w:szCs w:val="28"/>
          </w:rPr>
          <w:delText xml:space="preserve"> </w:delText>
        </w:r>
        <w:r w:rsidRPr="006B37FF" w:rsidDel="007E3CD1">
          <w:rPr>
            <w:sz w:val="28"/>
            <w:szCs w:val="28"/>
          </w:rPr>
          <w:delText>with our knowledge of how stars evolve in this diagram as they age, to determine the</w:delText>
        </w:r>
        <w:r w:rsidR="00071DE8" w:rsidDel="007E3CD1">
          <w:rPr>
            <w:sz w:val="28"/>
            <w:szCs w:val="28"/>
          </w:rPr>
          <w:delText xml:space="preserve"> </w:delText>
        </w:r>
        <w:r w:rsidRPr="006B37FF" w:rsidDel="007E3CD1">
          <w:rPr>
            <w:sz w:val="28"/>
            <w:szCs w:val="28"/>
          </w:rPr>
          <w:delText>ages and chemical abundances of these sta</w:delText>
        </w:r>
        <w:r w:rsidR="00071DE8" w:rsidDel="007E3CD1">
          <w:rPr>
            <w:sz w:val="28"/>
            <w:szCs w:val="28"/>
          </w:rPr>
          <w:delText xml:space="preserve">rs. This allows us to extract  </w:delText>
        </w:r>
        <w:r w:rsidRPr="006B37FF" w:rsidDel="007E3CD1">
          <w:rPr>
            <w:sz w:val="28"/>
            <w:szCs w:val="28"/>
          </w:rPr>
          <w:delText>“fossil record”</w:delText>
        </w:r>
        <w:r w:rsidR="00071DE8" w:rsidDel="007E3CD1">
          <w:rPr>
            <w:sz w:val="28"/>
            <w:szCs w:val="28"/>
          </w:rPr>
          <w:delText xml:space="preserve"> of when </w:delText>
        </w:r>
        <w:r w:rsidRPr="006B37FF" w:rsidDel="007E3CD1">
          <w:rPr>
            <w:sz w:val="28"/>
            <w:szCs w:val="28"/>
          </w:rPr>
          <w:delText>stars formed. The Hubble Space Telescope ca</w:delText>
        </w:r>
        <w:r w:rsidR="00071DE8" w:rsidDel="007E3CD1">
          <w:rPr>
            <w:sz w:val="28"/>
            <w:szCs w:val="28"/>
          </w:rPr>
          <w:delText xml:space="preserve">n resolve individual stars down </w:delText>
        </w:r>
        <w:r w:rsidRPr="006B37FF" w:rsidDel="007E3CD1">
          <w:rPr>
            <w:sz w:val="28"/>
            <w:szCs w:val="28"/>
          </w:rPr>
          <w:delText>to</w:delText>
        </w:r>
        <w:r w:rsidR="00071DE8" w:rsidDel="007E3CD1">
          <w:rPr>
            <w:sz w:val="28"/>
            <w:szCs w:val="28"/>
          </w:rPr>
          <w:delText xml:space="preserve"> </w:delText>
        </w:r>
        <w:r w:rsidRPr="006B37FF" w:rsidDel="007E3CD1">
          <w:rPr>
            <w:sz w:val="28"/>
            <w:szCs w:val="28"/>
          </w:rPr>
          <w:delText>stars like our Sun only for very nearby g</w:delText>
        </w:r>
        <w:r w:rsidR="00071DE8" w:rsidDel="007E3CD1">
          <w:rPr>
            <w:sz w:val="28"/>
            <w:szCs w:val="28"/>
          </w:rPr>
          <w:delText xml:space="preserve">alaxies (see the yellow circle, </w:delText>
        </w:r>
        <w:r w:rsidRPr="006B37FF" w:rsidDel="007E3CD1">
          <w:rPr>
            <w:sz w:val="28"/>
            <w:szCs w:val="28"/>
          </w:rPr>
          <w:delText>above). However,</w:delText>
        </w:r>
        <w:r w:rsidR="00071DE8" w:rsidDel="007E3CD1">
          <w:rPr>
            <w:sz w:val="28"/>
            <w:szCs w:val="28"/>
          </w:rPr>
          <w:delText xml:space="preserve"> </w:delText>
        </w:r>
        <w:r w:rsidRPr="006B37FF" w:rsidDel="007E3CD1">
          <w:rPr>
            <w:sz w:val="28"/>
            <w:szCs w:val="28"/>
          </w:rPr>
          <w:delText>Hubble can reach only o</w:delText>
        </w:r>
        <w:r w:rsidR="00071DE8" w:rsidDel="007E3CD1">
          <w:rPr>
            <w:sz w:val="28"/>
            <w:szCs w:val="28"/>
          </w:rPr>
          <w:delText xml:space="preserve">ne other large galaxy with this </w:delText>
        </w:r>
        <w:r w:rsidRPr="006B37FF" w:rsidDel="007E3CD1">
          <w:rPr>
            <w:sz w:val="28"/>
            <w:szCs w:val="28"/>
          </w:rPr>
          <w:delText>technique, the Andromeda spiral</w:delText>
        </w:r>
        <w:r w:rsidR="00071DE8" w:rsidDel="007E3CD1">
          <w:rPr>
            <w:sz w:val="28"/>
            <w:szCs w:val="28"/>
          </w:rPr>
          <w:delText xml:space="preserve"> </w:delText>
        </w:r>
        <w:r w:rsidRPr="006B37FF" w:rsidDel="007E3CD1">
          <w:rPr>
            <w:sz w:val="28"/>
            <w:szCs w:val="28"/>
          </w:rPr>
          <w:delText>galaxy. With an 8-12m diffraction-limited optical telescope, we could map star formation</w:delText>
        </w:r>
        <w:r w:rsidR="00071DE8" w:rsidDel="007E3CD1">
          <w:rPr>
            <w:sz w:val="28"/>
            <w:szCs w:val="28"/>
          </w:rPr>
          <w:delText xml:space="preserve"> </w:delText>
        </w:r>
        <w:r w:rsidRPr="006B37FF" w:rsidDel="007E3CD1">
          <w:rPr>
            <w:sz w:val="28"/>
            <w:szCs w:val="28"/>
          </w:rPr>
          <w:delText>histories for about a dozen large spiral galaxies like our Milky Way, and apply this</w:delText>
        </w:r>
        <w:r w:rsidR="00071DE8" w:rsidDel="007E3CD1">
          <w:rPr>
            <w:sz w:val="28"/>
            <w:szCs w:val="28"/>
          </w:rPr>
          <w:delText xml:space="preserve"> </w:delText>
        </w:r>
        <w:r w:rsidRPr="006B37FF" w:rsidDel="007E3CD1">
          <w:rPr>
            <w:sz w:val="28"/>
            <w:szCs w:val="28"/>
          </w:rPr>
          <w:delText>technique to a giant elliptical galaxy for the first time. By pushing to larger distances, we</w:delText>
        </w:r>
        <w:r w:rsidR="00071DE8" w:rsidDel="007E3CD1">
          <w:rPr>
            <w:sz w:val="28"/>
            <w:szCs w:val="28"/>
          </w:rPr>
          <w:delText xml:space="preserve"> </w:delText>
        </w:r>
        <w:r w:rsidRPr="006B37FF" w:rsidDel="007E3CD1">
          <w:rPr>
            <w:sz w:val="28"/>
            <w:szCs w:val="28"/>
          </w:rPr>
          <w:delText>will be able to study the diversity of galaxy formation histories as a function of mass,</w:delText>
        </w:r>
        <w:r w:rsidR="00071DE8" w:rsidDel="007E3CD1">
          <w:rPr>
            <w:sz w:val="28"/>
            <w:szCs w:val="28"/>
          </w:rPr>
          <w:delText xml:space="preserve"> </w:delText>
        </w:r>
        <w:r w:rsidRPr="006B37FF" w:rsidDel="007E3CD1">
          <w:rPr>
            <w:sz w:val="28"/>
            <w:szCs w:val="28"/>
          </w:rPr>
          <w:delText>environment, and other properties. Moreover, this information will be synergistic with</w:delText>
        </w:r>
        <w:r w:rsidR="00071DE8" w:rsidDel="007E3CD1">
          <w:rPr>
            <w:sz w:val="28"/>
            <w:szCs w:val="28"/>
          </w:rPr>
          <w:delText xml:space="preserve"> </w:delText>
        </w:r>
        <w:r w:rsidRPr="006B37FF" w:rsidDel="007E3CD1">
          <w:rPr>
            <w:sz w:val="28"/>
            <w:szCs w:val="28"/>
          </w:rPr>
          <w:delText>several of the other science drivers discussed in this document and science that will be</w:delText>
        </w:r>
        <w:r w:rsidR="00071DE8" w:rsidDel="007E3CD1">
          <w:rPr>
            <w:sz w:val="28"/>
            <w:szCs w:val="28"/>
          </w:rPr>
          <w:delText xml:space="preserve"> </w:delText>
        </w:r>
        <w:r w:rsidRPr="006B37FF" w:rsidDel="007E3CD1">
          <w:rPr>
            <w:sz w:val="28"/>
            <w:szCs w:val="28"/>
          </w:rPr>
          <w:delText>possible with other facilities by the time HabEx flies. For example, if we can map the</w:delText>
        </w:r>
        <w:r w:rsidR="00071DE8" w:rsidDel="007E3CD1">
          <w:rPr>
            <w:sz w:val="28"/>
            <w:szCs w:val="28"/>
          </w:rPr>
          <w:delText xml:space="preserve"> </w:delText>
        </w:r>
        <w:r w:rsidRPr="006B37FF" w:rsidDel="007E3CD1">
          <w:rPr>
            <w:sz w:val="28"/>
            <w:szCs w:val="28"/>
          </w:rPr>
          <w:delText>circumgalactic medium (CGM) using UV spectrosco</w:delText>
        </w:r>
        <w:r w:rsidR="00071DE8" w:rsidDel="007E3CD1">
          <w:rPr>
            <w:sz w:val="28"/>
            <w:szCs w:val="28"/>
          </w:rPr>
          <w:delText xml:space="preserve">py, we can attempt to make link </w:delText>
        </w:r>
        <w:r w:rsidRPr="006B37FF" w:rsidDel="007E3CD1">
          <w:rPr>
            <w:sz w:val="28"/>
            <w:szCs w:val="28"/>
          </w:rPr>
          <w:delText>between the amount of energy and momentum that was deposited into the ISM over a</w:delText>
        </w:r>
        <w:r w:rsidR="00071DE8" w:rsidDel="007E3CD1">
          <w:rPr>
            <w:sz w:val="28"/>
            <w:szCs w:val="28"/>
          </w:rPr>
          <w:delText xml:space="preserve"> </w:delText>
        </w:r>
        <w:r w:rsidRPr="006B37FF" w:rsidDel="007E3CD1">
          <w:rPr>
            <w:sz w:val="28"/>
            <w:szCs w:val="28"/>
          </w:rPr>
          <w:delText>galaxy’s history (using resolved stellar populations) and the conditions in the CGM.</w:delText>
        </w:r>
      </w:del>
    </w:p>
    <w:p w14:paraId="4F5DE7C6" w14:textId="4023FB5F" w:rsidR="00071DE8" w:rsidDel="007E3CD1" w:rsidRDefault="00071DE8">
      <w:pPr>
        <w:pStyle w:val="Heading1"/>
        <w:rPr>
          <w:del w:id="2252" w:author="Scott Gaudi" w:date="2016-09-17T15:22:00Z"/>
          <w:sz w:val="28"/>
          <w:szCs w:val="28"/>
        </w:rPr>
        <w:pPrChange w:id="2253" w:author="Scott Gaudi" w:date="2016-09-17T15:24:00Z">
          <w:pPr>
            <w:spacing w:before="0" w:line="276" w:lineRule="auto"/>
          </w:pPr>
        </w:pPrChange>
      </w:pPr>
    </w:p>
    <w:p w14:paraId="7A62691A" w14:textId="2EB3D693" w:rsidR="00071DE8" w:rsidDel="007E3CD1" w:rsidRDefault="00071DE8">
      <w:pPr>
        <w:pStyle w:val="Heading1"/>
        <w:rPr>
          <w:del w:id="2254" w:author="Scott Gaudi" w:date="2016-09-17T15:22:00Z"/>
          <w:sz w:val="28"/>
          <w:szCs w:val="28"/>
        </w:rPr>
        <w:pPrChange w:id="2255" w:author="Scott Gaudi" w:date="2016-09-17T15:24:00Z">
          <w:pPr>
            <w:spacing w:before="0" w:line="276" w:lineRule="auto"/>
          </w:pPr>
        </w:pPrChange>
      </w:pPr>
      <w:del w:id="2256" w:author="Scott Gaudi" w:date="2016-09-17T15:22:00Z">
        <w:r w:rsidDel="007E3CD1">
          <w:rPr>
            <w:noProof/>
            <w:sz w:val="28"/>
            <w:szCs w:val="28"/>
            <w:rPrChange w:id="2257">
              <w:rPr>
                <w:noProof/>
              </w:rPr>
            </w:rPrChange>
          </w:rPr>
          <w:drawing>
            <wp:inline distT="0" distB="0" distL="0" distR="0" wp14:anchorId="52C0E56C" wp14:editId="763984BD">
              <wp:extent cx="2395220" cy="2613962"/>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693" cy="2614478"/>
                      </a:xfrm>
                      <a:prstGeom prst="rect">
                        <a:avLst/>
                      </a:prstGeom>
                      <a:noFill/>
                      <a:ln>
                        <a:noFill/>
                      </a:ln>
                    </pic:spPr>
                  </pic:pic>
                </a:graphicData>
              </a:graphic>
            </wp:inline>
          </w:drawing>
        </w:r>
        <w:r w:rsidRPr="00071DE8" w:rsidDel="007E3CD1">
          <w:rPr>
            <w:noProof/>
            <w:sz w:val="28"/>
            <w:szCs w:val="28"/>
            <w:rPrChange w:id="2258">
              <w:rPr>
                <w:noProof/>
              </w:rPr>
            </w:rPrChange>
          </w:rPr>
          <w:drawing>
            <wp:inline distT="0" distB="0" distL="0" distR="0" wp14:anchorId="2D08E8AE" wp14:editId="45F5DF38">
              <wp:extent cx="2865120" cy="2595852"/>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5131" cy="2595862"/>
                      </a:xfrm>
                      <a:prstGeom prst="rect">
                        <a:avLst/>
                      </a:prstGeom>
                      <a:noFill/>
                      <a:ln>
                        <a:noFill/>
                      </a:ln>
                    </pic:spPr>
                  </pic:pic>
                </a:graphicData>
              </a:graphic>
            </wp:inline>
          </w:drawing>
        </w:r>
      </w:del>
    </w:p>
    <w:p w14:paraId="430A3A11" w14:textId="443BA3F6" w:rsidR="00071DE8" w:rsidRPr="006B37FF" w:rsidDel="007E3CD1" w:rsidRDefault="00071DE8">
      <w:pPr>
        <w:pStyle w:val="Heading1"/>
        <w:rPr>
          <w:del w:id="2259" w:author="Scott Gaudi" w:date="2016-09-17T15:22:00Z"/>
          <w:sz w:val="28"/>
          <w:szCs w:val="28"/>
        </w:rPr>
        <w:pPrChange w:id="2260" w:author="Scott Gaudi" w:date="2016-09-17T15:24:00Z">
          <w:pPr>
            <w:spacing w:before="0" w:line="276" w:lineRule="auto"/>
          </w:pPr>
        </w:pPrChange>
      </w:pPr>
    </w:p>
    <w:p w14:paraId="23B3B122" w14:textId="2BBD59C0" w:rsidR="006B37FF" w:rsidRPr="00071DE8" w:rsidDel="007E3CD1" w:rsidRDefault="006B37FF">
      <w:pPr>
        <w:pStyle w:val="Heading1"/>
        <w:rPr>
          <w:del w:id="2261" w:author="Scott Gaudi" w:date="2016-09-17T15:22:00Z"/>
          <w:sz w:val="28"/>
          <w:szCs w:val="28"/>
        </w:rPr>
        <w:pPrChange w:id="2262" w:author="Scott Gaudi" w:date="2016-09-17T15:24:00Z">
          <w:pPr>
            <w:spacing w:before="0" w:line="276" w:lineRule="auto"/>
          </w:pPr>
        </w:pPrChange>
      </w:pPr>
      <w:del w:id="2263" w:author="Scott Gaudi" w:date="2016-09-17T15:22:00Z">
        <w:r w:rsidRPr="00071DE8" w:rsidDel="007E3CD1">
          <w:rPr>
            <w:sz w:val="28"/>
            <w:szCs w:val="28"/>
          </w:rPr>
          <w:delText>Left: Map of Local Universe (out to 24 Mpc) showing distances out to which HST</w:delText>
        </w:r>
        <w:r w:rsidR="00071DE8" w:rsidRPr="00071DE8" w:rsidDel="007E3CD1">
          <w:rPr>
            <w:sz w:val="28"/>
            <w:szCs w:val="28"/>
          </w:rPr>
          <w:delText xml:space="preserve"> </w:delText>
        </w:r>
        <w:r w:rsidRPr="00071DE8" w:rsidDel="007E3CD1">
          <w:rPr>
            <w:sz w:val="28"/>
            <w:szCs w:val="28"/>
          </w:rPr>
          <w:delText xml:space="preserve">(yellow), JWST (orange), and an 8m </w:delText>
        </w:r>
        <w:r w:rsidR="00071DE8" w:rsidRPr="00071DE8" w:rsidDel="007E3CD1">
          <w:rPr>
            <w:sz w:val="28"/>
            <w:szCs w:val="28"/>
          </w:rPr>
          <w:delText xml:space="preserve">or 16m HabEx-like telescope can </w:delText>
        </w:r>
        <w:r w:rsidRPr="00071DE8" w:rsidDel="007E3CD1">
          <w:rPr>
            <w:sz w:val="28"/>
            <w:szCs w:val="28"/>
          </w:rPr>
          <w:delText>detect Sunlike</w:delText>
        </w:r>
        <w:r w:rsidR="00071DE8" w:rsidRPr="00071DE8" w:rsidDel="007E3CD1">
          <w:rPr>
            <w:sz w:val="28"/>
            <w:szCs w:val="28"/>
          </w:rPr>
          <w:delText xml:space="preserve"> </w:delText>
        </w:r>
        <w:r w:rsidRPr="00071DE8" w:rsidDel="007E3CD1">
          <w:rPr>
            <w:sz w:val="28"/>
            <w:szCs w:val="28"/>
          </w:rPr>
          <w:delText>stars in V and I passbands at SNR=5 in 100 hours. Right: example colormagnitude</w:delText>
        </w:r>
        <w:r w:rsidR="00071DE8" w:rsidRPr="00071DE8" w:rsidDel="007E3CD1">
          <w:rPr>
            <w:sz w:val="28"/>
            <w:szCs w:val="28"/>
          </w:rPr>
          <w:delText xml:space="preserve"> </w:delText>
        </w:r>
        <w:r w:rsidRPr="00071DE8" w:rsidDel="007E3CD1">
          <w:rPr>
            <w:sz w:val="28"/>
            <w:szCs w:val="28"/>
          </w:rPr>
          <w:delText>diagrams for different star formation and chemical enrichment</w:delText>
        </w:r>
        <w:r w:rsidR="00071DE8" w:rsidRPr="00071DE8" w:rsidDel="007E3CD1">
          <w:rPr>
            <w:sz w:val="28"/>
            <w:szCs w:val="28"/>
          </w:rPr>
          <w:delText xml:space="preserve"> </w:delText>
        </w:r>
        <w:r w:rsidRPr="00071DE8" w:rsidDel="007E3CD1">
          <w:rPr>
            <w:sz w:val="28"/>
            <w:szCs w:val="28"/>
          </w:rPr>
          <w:delText>histories. Reproduced from Postman HDST talk without permission.</w:delText>
        </w:r>
      </w:del>
    </w:p>
    <w:p w14:paraId="05CA757F" w14:textId="1A28E143" w:rsidR="00071DE8" w:rsidRPr="006B37FF" w:rsidDel="007E3CD1" w:rsidRDefault="00071DE8">
      <w:pPr>
        <w:pStyle w:val="Heading1"/>
        <w:rPr>
          <w:del w:id="2264" w:author="Scott Gaudi" w:date="2016-09-17T15:22:00Z"/>
          <w:sz w:val="28"/>
          <w:szCs w:val="28"/>
        </w:rPr>
        <w:pPrChange w:id="2265" w:author="Scott Gaudi" w:date="2016-09-17T15:24:00Z">
          <w:pPr>
            <w:spacing w:before="0" w:line="276" w:lineRule="auto"/>
          </w:pPr>
        </w:pPrChange>
      </w:pPr>
    </w:p>
    <w:p w14:paraId="2AD06C19" w14:textId="69425AA4" w:rsidR="00773EE7" w:rsidDel="007E3CD1" w:rsidRDefault="00773EE7">
      <w:pPr>
        <w:pStyle w:val="Heading1"/>
        <w:rPr>
          <w:del w:id="2266" w:author="Scott Gaudi" w:date="2016-09-17T15:22:00Z"/>
          <w:rFonts w:hint="eastAsia"/>
        </w:rPr>
        <w:pPrChange w:id="2267" w:author="Scott Gaudi" w:date="2016-09-17T15:24:00Z">
          <w:pPr>
            <w:pStyle w:val="Heading3"/>
          </w:pPr>
        </w:pPrChange>
      </w:pPr>
      <w:del w:id="2268" w:author="Scott Gaudi" w:date="2016-09-17T15:22:00Z">
        <w:r w:rsidDel="007E3CD1">
          <w:delText>B. Observation</w:delText>
        </w:r>
      </w:del>
    </w:p>
    <w:p w14:paraId="471D0D2B" w14:textId="319C263D" w:rsidR="00773EE7" w:rsidDel="007E3CD1" w:rsidRDefault="00773EE7">
      <w:pPr>
        <w:pStyle w:val="Heading1"/>
        <w:rPr>
          <w:del w:id="2269" w:author="Scott Gaudi" w:date="2016-09-17T15:22:00Z"/>
          <w:sz w:val="28"/>
          <w:szCs w:val="28"/>
        </w:rPr>
        <w:pPrChange w:id="2270" w:author="Scott Gaudi" w:date="2016-09-17T15:24:00Z">
          <w:pPr>
            <w:spacing w:before="0" w:line="276" w:lineRule="auto"/>
          </w:pPr>
        </w:pPrChange>
      </w:pPr>
    </w:p>
    <w:p w14:paraId="1BFA2B9F" w14:textId="2F9E83F9" w:rsidR="006B37FF" w:rsidDel="007E3CD1" w:rsidRDefault="00773EE7">
      <w:pPr>
        <w:pStyle w:val="Heading1"/>
        <w:rPr>
          <w:del w:id="2271" w:author="Scott Gaudi" w:date="2016-09-17T15:22:00Z"/>
          <w:sz w:val="28"/>
          <w:szCs w:val="28"/>
        </w:rPr>
        <w:pPrChange w:id="2272" w:author="Scott Gaudi" w:date="2016-09-17T15:24:00Z">
          <w:pPr>
            <w:spacing w:before="0" w:line="276" w:lineRule="auto"/>
          </w:pPr>
        </w:pPrChange>
      </w:pPr>
      <w:del w:id="2273" w:author="Scott Gaudi" w:date="2016-09-17T15:22:00Z">
        <w:r w:rsidDel="007E3CD1">
          <w:rPr>
            <w:sz w:val="28"/>
            <w:szCs w:val="28"/>
          </w:rPr>
          <w:delText>T</w:delText>
        </w:r>
        <w:r w:rsidR="006B37FF" w:rsidRPr="006B37FF" w:rsidDel="007E3CD1">
          <w:rPr>
            <w:sz w:val="28"/>
            <w:szCs w:val="28"/>
          </w:rPr>
          <w:delText>he observation is imaging in at least two optical bands (such as V and I,</w:delText>
        </w:r>
        <w:r w:rsidDel="007E3CD1">
          <w:rPr>
            <w:sz w:val="28"/>
            <w:szCs w:val="28"/>
          </w:rPr>
          <w:delText xml:space="preserve"> </w:delText>
        </w:r>
        <w:r w:rsidR="006B37FF" w:rsidRPr="006B37FF" w:rsidDel="007E3CD1">
          <w:rPr>
            <w:sz w:val="28"/>
            <w:szCs w:val="28"/>
          </w:rPr>
          <w:delText>shown above). It is necessary to resolve individual stars down to</w:delText>
        </w:r>
        <w:r w:rsidDel="007E3CD1">
          <w:rPr>
            <w:sz w:val="28"/>
            <w:szCs w:val="28"/>
          </w:rPr>
          <w:delText xml:space="preserve"> the main </w:delText>
        </w:r>
        <w:r w:rsidR="006B37FF" w:rsidRPr="006B37FF" w:rsidDel="007E3CD1">
          <w:rPr>
            <w:sz w:val="28"/>
            <w:szCs w:val="28"/>
          </w:rPr>
          <w:delText>sequence.</w:delText>
        </w:r>
        <w:r w:rsidDel="007E3CD1">
          <w:rPr>
            <w:sz w:val="28"/>
            <w:szCs w:val="28"/>
          </w:rPr>
          <w:delText xml:space="preserve"> </w:delText>
        </w:r>
        <w:r w:rsidR="006B37FF" w:rsidRPr="006B37FF" w:rsidDel="007E3CD1">
          <w:rPr>
            <w:sz w:val="28"/>
            <w:szCs w:val="28"/>
          </w:rPr>
          <w:delText>This work requires diffraction limited optical imaging and high PSF stability over</w:delText>
        </w:r>
        <w:r w:rsidDel="007E3CD1">
          <w:rPr>
            <w:sz w:val="28"/>
            <w:szCs w:val="28"/>
          </w:rPr>
          <w:delText xml:space="preserve"> </w:delText>
        </w:r>
        <w:r w:rsidR="006B37FF" w:rsidRPr="006B37FF" w:rsidDel="007E3CD1">
          <w:rPr>
            <w:sz w:val="28"/>
            <w:szCs w:val="28"/>
          </w:rPr>
          <w:delText xml:space="preserve">relatively large fields and </w:delText>
        </w:r>
        <w:r w:rsidDel="007E3CD1">
          <w:rPr>
            <w:sz w:val="28"/>
            <w:szCs w:val="28"/>
          </w:rPr>
          <w:delText xml:space="preserve">will be difficult or infeasible </w:delText>
        </w:r>
        <w:r w:rsidR="006B37FF" w:rsidRPr="006B37FF" w:rsidDel="007E3CD1">
          <w:rPr>
            <w:sz w:val="28"/>
            <w:szCs w:val="28"/>
          </w:rPr>
          <w:delText>with ground based telescopes. This</w:delText>
        </w:r>
        <w:r w:rsidDel="007E3CD1">
          <w:rPr>
            <w:sz w:val="28"/>
            <w:szCs w:val="28"/>
          </w:rPr>
          <w:delText xml:space="preserve"> </w:delText>
        </w:r>
        <w:r w:rsidR="006B37FF" w:rsidRPr="006B37FF" w:rsidDel="007E3CD1">
          <w:rPr>
            <w:sz w:val="28"/>
            <w:szCs w:val="28"/>
          </w:rPr>
          <w:delText>technique has been pioneered and demonstrated with HST for very nearby galaxies</w:delText>
        </w:r>
        <w:r w:rsidDel="007E3CD1">
          <w:rPr>
            <w:sz w:val="28"/>
            <w:szCs w:val="28"/>
          </w:rPr>
          <w:delText xml:space="preserve"> </w:delText>
        </w:r>
        <w:r w:rsidR="006B37FF" w:rsidRPr="006B37FF" w:rsidDel="007E3CD1">
          <w:rPr>
            <w:sz w:val="28"/>
            <w:szCs w:val="28"/>
          </w:rPr>
          <w:delText>(mostly dwarf galaxies within the Local Group), but even if HST’s lifetime were extended</w:delText>
        </w:r>
        <w:r w:rsidDel="007E3CD1">
          <w:rPr>
            <w:sz w:val="28"/>
            <w:szCs w:val="28"/>
          </w:rPr>
          <w:delText xml:space="preserve"> </w:delText>
        </w:r>
        <w:r w:rsidR="006B37FF" w:rsidRPr="006B37FF" w:rsidDel="007E3CD1">
          <w:rPr>
            <w:sz w:val="28"/>
            <w:szCs w:val="28"/>
          </w:rPr>
          <w:delText xml:space="preserve">indefinitely, there simply are not many </w:delText>
        </w:r>
        <w:r w:rsidDel="007E3CD1">
          <w:rPr>
            <w:sz w:val="28"/>
            <w:szCs w:val="28"/>
          </w:rPr>
          <w:delText xml:space="preserve">massive galaxies that are close </w:delText>
        </w:r>
        <w:r w:rsidR="006B37FF" w:rsidRPr="006B37FF" w:rsidDel="007E3CD1">
          <w:rPr>
            <w:sz w:val="28"/>
            <w:szCs w:val="28"/>
          </w:rPr>
          <w:delText>enough to do this</w:delText>
        </w:r>
        <w:r w:rsidDel="007E3CD1">
          <w:rPr>
            <w:sz w:val="28"/>
            <w:szCs w:val="28"/>
          </w:rPr>
          <w:delText xml:space="preserve"> </w:delText>
        </w:r>
        <w:r w:rsidR="006B37FF" w:rsidRPr="006B37FF" w:rsidDel="007E3CD1">
          <w:rPr>
            <w:sz w:val="28"/>
            <w:szCs w:val="28"/>
          </w:rPr>
          <w:delText>work with a 2.4m telescope (only M31 and M33). A significant jump in this science</w:delText>
        </w:r>
        <w:r w:rsidDel="007E3CD1">
          <w:rPr>
            <w:sz w:val="28"/>
            <w:szCs w:val="28"/>
          </w:rPr>
          <w:delText xml:space="preserve"> </w:delText>
        </w:r>
        <w:r w:rsidR="006B37FF" w:rsidRPr="006B37FF" w:rsidDel="007E3CD1">
          <w:rPr>
            <w:sz w:val="28"/>
            <w:szCs w:val="28"/>
          </w:rPr>
          <w:delText>requires at least an 8m aperture. JWST will be able to push somewhat further, but the IR</w:delText>
        </w:r>
        <w:r w:rsidDel="007E3CD1">
          <w:rPr>
            <w:sz w:val="28"/>
            <w:szCs w:val="28"/>
          </w:rPr>
          <w:delText xml:space="preserve"> </w:delText>
        </w:r>
        <w:r w:rsidR="006B37FF" w:rsidRPr="006B37FF" w:rsidDel="007E3CD1">
          <w:rPr>
            <w:sz w:val="28"/>
            <w:szCs w:val="28"/>
          </w:rPr>
          <w:delText>is sub-optimal for this work (Brown et al. 2008).</w:delText>
        </w:r>
      </w:del>
    </w:p>
    <w:p w14:paraId="71A4C772" w14:textId="6F39A1C0" w:rsidR="00773EE7" w:rsidRPr="006B37FF" w:rsidDel="007E3CD1" w:rsidRDefault="00773EE7">
      <w:pPr>
        <w:pStyle w:val="Heading1"/>
        <w:rPr>
          <w:del w:id="2274" w:author="Scott Gaudi" w:date="2016-09-17T15:22:00Z"/>
          <w:sz w:val="28"/>
          <w:szCs w:val="28"/>
        </w:rPr>
        <w:pPrChange w:id="2275" w:author="Scott Gaudi" w:date="2016-09-17T15:24:00Z">
          <w:pPr>
            <w:spacing w:before="0" w:line="276" w:lineRule="auto"/>
          </w:pPr>
        </w:pPrChange>
      </w:pPr>
    </w:p>
    <w:p w14:paraId="67682B8E" w14:textId="27CA49A7" w:rsidR="006B37FF" w:rsidRPr="006B37FF" w:rsidDel="007E3CD1" w:rsidRDefault="00773EE7">
      <w:pPr>
        <w:pStyle w:val="Heading1"/>
        <w:rPr>
          <w:del w:id="2276" w:author="Scott Gaudi" w:date="2016-09-17T15:22:00Z"/>
          <w:rFonts w:hint="eastAsia"/>
        </w:rPr>
        <w:pPrChange w:id="2277" w:author="Scott Gaudi" w:date="2016-09-17T15:24:00Z">
          <w:pPr>
            <w:pStyle w:val="Heading3"/>
          </w:pPr>
        </w:pPrChange>
      </w:pPr>
      <w:del w:id="2278" w:author="Scott Gaudi" w:date="2016-09-17T15:22:00Z">
        <w:r w:rsidDel="007E3CD1">
          <w:delText>C. Observation requirements</w:delText>
        </w:r>
      </w:del>
    </w:p>
    <w:p w14:paraId="7C210307" w14:textId="16785C98" w:rsidR="00773EE7" w:rsidDel="007E3CD1" w:rsidRDefault="00773EE7">
      <w:pPr>
        <w:pStyle w:val="Heading1"/>
        <w:rPr>
          <w:del w:id="2279" w:author="Scott Gaudi" w:date="2016-09-17T15:22:00Z"/>
          <w:sz w:val="28"/>
          <w:szCs w:val="28"/>
        </w:rPr>
        <w:pPrChange w:id="2280" w:author="Scott Gaudi" w:date="2016-09-17T15:24:00Z">
          <w:pPr>
            <w:spacing w:before="0" w:line="276" w:lineRule="auto"/>
          </w:pPr>
        </w:pPrChange>
      </w:pPr>
    </w:p>
    <w:p w14:paraId="1F7528A4" w14:textId="75F25EEB" w:rsidR="00773EE7" w:rsidDel="007E3CD1" w:rsidRDefault="006B37FF">
      <w:pPr>
        <w:pStyle w:val="Heading1"/>
        <w:rPr>
          <w:del w:id="2281" w:author="Scott Gaudi" w:date="2016-09-17T15:22:00Z"/>
          <w:sz w:val="28"/>
          <w:szCs w:val="28"/>
        </w:rPr>
        <w:pPrChange w:id="2282" w:author="Scott Gaudi" w:date="2016-09-17T15:24:00Z">
          <w:pPr>
            <w:pStyle w:val="ListParagraph"/>
            <w:numPr>
              <w:numId w:val="7"/>
            </w:numPr>
            <w:spacing w:before="0" w:line="276" w:lineRule="auto"/>
            <w:ind w:hanging="360"/>
          </w:pPr>
        </w:pPrChange>
      </w:pPr>
      <w:del w:id="2283" w:author="Scott Gaudi" w:date="2016-09-17T15:22:00Z">
        <w:r w:rsidRPr="00773EE7" w:rsidDel="007E3CD1">
          <w:rPr>
            <w:sz w:val="28"/>
            <w:szCs w:val="28"/>
          </w:rPr>
          <w:delText xml:space="preserve">Wavelength </w:delText>
        </w:r>
        <w:r w:rsidR="00773EE7" w:rsidDel="007E3CD1">
          <w:rPr>
            <w:sz w:val="28"/>
            <w:szCs w:val="28"/>
          </w:rPr>
          <w:delText>–</w:delText>
        </w:r>
        <w:r w:rsidRPr="00773EE7" w:rsidDel="007E3CD1">
          <w:rPr>
            <w:sz w:val="28"/>
            <w:szCs w:val="28"/>
          </w:rPr>
          <w:delText xml:space="preserve"> optical</w:delText>
        </w:r>
      </w:del>
    </w:p>
    <w:p w14:paraId="05E0A983" w14:textId="4DF33FA3" w:rsidR="00773EE7" w:rsidDel="007E3CD1" w:rsidRDefault="006B37FF">
      <w:pPr>
        <w:pStyle w:val="Heading1"/>
        <w:rPr>
          <w:del w:id="2284" w:author="Scott Gaudi" w:date="2016-09-17T15:22:00Z"/>
          <w:sz w:val="28"/>
          <w:szCs w:val="28"/>
        </w:rPr>
        <w:pPrChange w:id="2285" w:author="Scott Gaudi" w:date="2016-09-17T15:24:00Z">
          <w:pPr>
            <w:pStyle w:val="ListParagraph"/>
            <w:numPr>
              <w:numId w:val="7"/>
            </w:numPr>
            <w:spacing w:before="0" w:line="276" w:lineRule="auto"/>
            <w:ind w:hanging="360"/>
          </w:pPr>
        </w:pPrChange>
      </w:pPr>
      <w:del w:id="2286" w:author="Scott Gaudi" w:date="2016-09-17T15:22:00Z">
        <w:r w:rsidRPr="00773EE7" w:rsidDel="007E3CD1">
          <w:rPr>
            <w:sz w:val="28"/>
            <w:szCs w:val="28"/>
          </w:rPr>
          <w:delText>Spatial resolution – diffraction limited</w:delText>
        </w:r>
      </w:del>
    </w:p>
    <w:p w14:paraId="5246CE26" w14:textId="59A9C2AC" w:rsidR="00773EE7" w:rsidDel="007E3CD1" w:rsidRDefault="006B37FF">
      <w:pPr>
        <w:pStyle w:val="Heading1"/>
        <w:rPr>
          <w:del w:id="2287" w:author="Scott Gaudi" w:date="2016-09-17T15:22:00Z"/>
          <w:sz w:val="28"/>
          <w:szCs w:val="28"/>
        </w:rPr>
        <w:pPrChange w:id="2288" w:author="Scott Gaudi" w:date="2016-09-17T15:24:00Z">
          <w:pPr>
            <w:pStyle w:val="ListParagraph"/>
            <w:numPr>
              <w:numId w:val="7"/>
            </w:numPr>
            <w:spacing w:before="0" w:line="276" w:lineRule="auto"/>
            <w:ind w:hanging="360"/>
          </w:pPr>
        </w:pPrChange>
      </w:pPr>
      <w:del w:id="2289" w:author="Scott Gaudi" w:date="2016-09-17T15:22:00Z">
        <w:r w:rsidRPr="00773EE7" w:rsidDel="007E3CD1">
          <w:rPr>
            <w:sz w:val="28"/>
            <w:szCs w:val="28"/>
          </w:rPr>
          <w:delText>Spectral resolution – N/A</w:delText>
        </w:r>
        <w:r w:rsidR="00773EE7" w:rsidDel="007E3CD1">
          <w:rPr>
            <w:sz w:val="28"/>
            <w:szCs w:val="28"/>
          </w:rPr>
          <w:delText xml:space="preserve"> </w:delText>
        </w:r>
      </w:del>
    </w:p>
    <w:p w14:paraId="2B32BEB7" w14:textId="2C7E92A9" w:rsidR="00773EE7" w:rsidDel="007E3CD1" w:rsidRDefault="006B37FF">
      <w:pPr>
        <w:pStyle w:val="Heading1"/>
        <w:rPr>
          <w:del w:id="2290" w:author="Scott Gaudi" w:date="2016-09-17T15:22:00Z"/>
          <w:sz w:val="28"/>
          <w:szCs w:val="28"/>
        </w:rPr>
        <w:pPrChange w:id="2291" w:author="Scott Gaudi" w:date="2016-09-17T15:24:00Z">
          <w:pPr>
            <w:pStyle w:val="ListParagraph"/>
            <w:numPr>
              <w:numId w:val="7"/>
            </w:numPr>
            <w:spacing w:before="0" w:line="276" w:lineRule="auto"/>
            <w:ind w:hanging="360"/>
          </w:pPr>
        </w:pPrChange>
      </w:pPr>
      <w:del w:id="2292" w:author="Scott Gaudi" w:date="2016-09-17T15:22:00Z">
        <w:r w:rsidRPr="00773EE7" w:rsidDel="007E3CD1">
          <w:rPr>
            <w:sz w:val="28"/>
            <w:szCs w:val="28"/>
          </w:rPr>
          <w:delText>Field of view -- ~10 arcmin</w:delText>
        </w:r>
      </w:del>
    </w:p>
    <w:p w14:paraId="2FC9D653" w14:textId="71EC690B" w:rsidR="00773EE7" w:rsidDel="007E3CD1" w:rsidRDefault="006B37FF">
      <w:pPr>
        <w:pStyle w:val="Heading1"/>
        <w:rPr>
          <w:del w:id="2293" w:author="Scott Gaudi" w:date="2016-09-17T15:22:00Z"/>
          <w:sz w:val="28"/>
          <w:szCs w:val="28"/>
        </w:rPr>
        <w:pPrChange w:id="2294" w:author="Scott Gaudi" w:date="2016-09-17T15:24:00Z">
          <w:pPr>
            <w:pStyle w:val="ListParagraph"/>
            <w:numPr>
              <w:numId w:val="7"/>
            </w:numPr>
            <w:spacing w:before="0" w:line="276" w:lineRule="auto"/>
            <w:ind w:hanging="360"/>
          </w:pPr>
        </w:pPrChange>
      </w:pPr>
      <w:del w:id="2295" w:author="Scott Gaudi" w:date="2016-09-17T15:22:00Z">
        <w:r w:rsidRPr="00773EE7" w:rsidDel="007E3CD1">
          <w:rPr>
            <w:sz w:val="28"/>
            <w:szCs w:val="28"/>
          </w:rPr>
          <w:delText>Telescope aperture -- &gt;8?</w:delText>
        </w:r>
      </w:del>
    </w:p>
    <w:p w14:paraId="60F24C35" w14:textId="6E11A200" w:rsidR="00773EE7" w:rsidDel="007E3CD1" w:rsidRDefault="006B37FF">
      <w:pPr>
        <w:pStyle w:val="Heading1"/>
        <w:rPr>
          <w:del w:id="2296" w:author="Scott Gaudi" w:date="2016-09-17T15:22:00Z"/>
          <w:sz w:val="28"/>
          <w:szCs w:val="28"/>
        </w:rPr>
        <w:pPrChange w:id="2297" w:author="Scott Gaudi" w:date="2016-09-17T15:24:00Z">
          <w:pPr>
            <w:pStyle w:val="ListParagraph"/>
            <w:numPr>
              <w:numId w:val="7"/>
            </w:numPr>
            <w:spacing w:before="0" w:line="276" w:lineRule="auto"/>
            <w:ind w:hanging="360"/>
          </w:pPr>
        </w:pPrChange>
      </w:pPr>
      <w:del w:id="2298" w:author="Scott Gaudi" w:date="2016-09-17T15:22:00Z">
        <w:r w:rsidRPr="00773EE7" w:rsidDel="007E3CD1">
          <w:rPr>
            <w:sz w:val="28"/>
            <w:szCs w:val="28"/>
          </w:rPr>
          <w:delText>Exposure time -- ?</w:delText>
        </w:r>
      </w:del>
    </w:p>
    <w:p w14:paraId="46C7046F" w14:textId="016564F2" w:rsidR="006B37FF" w:rsidRPr="00773EE7" w:rsidDel="007E3CD1" w:rsidRDefault="00773EE7">
      <w:pPr>
        <w:pStyle w:val="Heading1"/>
        <w:rPr>
          <w:del w:id="2299" w:author="Scott Gaudi" w:date="2016-09-17T15:22:00Z"/>
          <w:sz w:val="28"/>
          <w:szCs w:val="28"/>
        </w:rPr>
        <w:pPrChange w:id="2300" w:author="Scott Gaudi" w:date="2016-09-17T15:24:00Z">
          <w:pPr>
            <w:pStyle w:val="ListParagraph"/>
            <w:numPr>
              <w:numId w:val="7"/>
            </w:numPr>
            <w:spacing w:before="0" w:line="276" w:lineRule="auto"/>
            <w:ind w:hanging="360"/>
          </w:pPr>
        </w:pPrChange>
      </w:pPr>
      <w:del w:id="2301" w:author="Scott Gaudi" w:date="2016-09-17T15:22:00Z">
        <w:r w:rsidDel="007E3CD1">
          <w:rPr>
            <w:sz w:val="28"/>
            <w:szCs w:val="28"/>
          </w:rPr>
          <w:delText>I</w:delText>
        </w:r>
        <w:r w:rsidR="006B37FF" w:rsidRPr="00773EE7" w:rsidDel="007E3CD1">
          <w:rPr>
            <w:sz w:val="28"/>
            <w:szCs w:val="28"/>
          </w:rPr>
          <w:delText>nstruments:</w:delText>
        </w:r>
        <w:r w:rsidDel="007E3CD1">
          <w:rPr>
            <w:sz w:val="28"/>
            <w:szCs w:val="28"/>
          </w:rPr>
          <w:delText xml:space="preserve"> </w:delText>
        </w:r>
        <w:r w:rsidR="006B37FF" w:rsidRPr="00773EE7" w:rsidDel="007E3CD1">
          <w:rPr>
            <w:sz w:val="28"/>
            <w:szCs w:val="28"/>
          </w:rPr>
          <w:delText>optical imaging camera</w:delText>
        </w:r>
      </w:del>
    </w:p>
    <w:p w14:paraId="415B995A" w14:textId="29DE3F67" w:rsidR="00773EE7" w:rsidDel="007E3CD1" w:rsidRDefault="00773EE7">
      <w:pPr>
        <w:pStyle w:val="Heading1"/>
        <w:rPr>
          <w:del w:id="2302" w:author="Scott Gaudi" w:date="2016-09-17T15:22:00Z"/>
          <w:sz w:val="28"/>
          <w:szCs w:val="28"/>
        </w:rPr>
        <w:pPrChange w:id="2303" w:author="Scott Gaudi" w:date="2016-09-17T15:24:00Z">
          <w:pPr>
            <w:spacing w:before="0" w:line="276" w:lineRule="auto"/>
          </w:pPr>
        </w:pPrChange>
      </w:pPr>
    </w:p>
    <w:p w14:paraId="5C01F9B7" w14:textId="17DDF04D" w:rsidR="006B37FF" w:rsidRPr="006B37FF" w:rsidDel="007E3CD1" w:rsidRDefault="00773EE7">
      <w:pPr>
        <w:pStyle w:val="Heading1"/>
        <w:rPr>
          <w:del w:id="2304" w:author="Scott Gaudi" w:date="2016-09-17T15:22:00Z"/>
        </w:rPr>
        <w:pPrChange w:id="2305" w:author="Scott Gaudi" w:date="2016-09-17T15:24:00Z">
          <w:pPr>
            <w:spacing w:before="0" w:line="276" w:lineRule="auto"/>
          </w:pPr>
        </w:pPrChange>
      </w:pPr>
      <w:del w:id="2306" w:author="Scott Gaudi" w:date="2016-09-17T15:22:00Z">
        <w:r w:rsidDel="007E3CD1">
          <w:delText>5.6</w:delText>
        </w:r>
        <w:r w:rsidR="006B37FF" w:rsidRPr="006B37FF" w:rsidDel="007E3CD1">
          <w:delText xml:space="preserve"> Probing the nature of dark matter with dwarf galaxies</w:delText>
        </w:r>
      </w:del>
    </w:p>
    <w:p w14:paraId="3208D3C8" w14:textId="38586A74" w:rsidR="00773EE7" w:rsidDel="007E3CD1" w:rsidRDefault="00773EE7">
      <w:pPr>
        <w:pStyle w:val="Heading1"/>
        <w:rPr>
          <w:del w:id="2307" w:author="Scott Gaudi" w:date="2016-09-17T15:22:00Z"/>
          <w:sz w:val="28"/>
          <w:szCs w:val="28"/>
        </w:rPr>
        <w:pPrChange w:id="2308" w:author="Scott Gaudi" w:date="2016-09-17T15:24:00Z">
          <w:pPr>
            <w:spacing w:before="0" w:line="276" w:lineRule="auto"/>
          </w:pPr>
        </w:pPrChange>
      </w:pPr>
    </w:p>
    <w:p w14:paraId="0BA37070" w14:textId="5B4D47D3" w:rsidR="00773EE7" w:rsidRPr="00773EE7" w:rsidDel="007E3CD1" w:rsidRDefault="00773EE7">
      <w:pPr>
        <w:pStyle w:val="Heading1"/>
        <w:rPr>
          <w:del w:id="2309" w:author="Scott Gaudi" w:date="2016-09-17T15:22:00Z"/>
          <w:rFonts w:hint="eastAsia"/>
        </w:rPr>
        <w:pPrChange w:id="2310" w:author="Scott Gaudi" w:date="2016-09-17T15:24:00Z">
          <w:pPr>
            <w:pStyle w:val="Heading3"/>
          </w:pPr>
        </w:pPrChange>
      </w:pPr>
      <w:del w:id="2311" w:author="Scott Gaudi" w:date="2016-09-17T15:22:00Z">
        <w:r w:rsidRPr="00773EE7" w:rsidDel="007E3CD1">
          <w:delText>A.</w:delText>
        </w:r>
        <w:r w:rsidDel="007E3CD1">
          <w:delText xml:space="preserve">  </w:delText>
        </w:r>
        <w:r w:rsidRPr="00773EE7" w:rsidDel="007E3CD1">
          <w:delText>Science question</w:delText>
        </w:r>
      </w:del>
    </w:p>
    <w:p w14:paraId="107AE6EB" w14:textId="3EC94836" w:rsidR="00773EE7" w:rsidRPr="00773EE7" w:rsidDel="007E3CD1" w:rsidRDefault="00773EE7">
      <w:pPr>
        <w:pStyle w:val="Heading1"/>
        <w:rPr>
          <w:del w:id="2312" w:author="Scott Gaudi" w:date="2016-09-17T15:22:00Z"/>
        </w:rPr>
        <w:pPrChange w:id="2313" w:author="Scott Gaudi" w:date="2016-09-17T15:24:00Z">
          <w:pPr/>
        </w:pPrChange>
      </w:pPr>
    </w:p>
    <w:p w14:paraId="17911722" w14:textId="547717BA" w:rsidR="006B37FF" w:rsidRPr="006B37FF" w:rsidDel="007E3CD1" w:rsidRDefault="006B37FF">
      <w:pPr>
        <w:pStyle w:val="Heading1"/>
        <w:rPr>
          <w:del w:id="2314" w:author="Scott Gaudi" w:date="2016-09-17T15:22:00Z"/>
          <w:sz w:val="28"/>
          <w:szCs w:val="28"/>
        </w:rPr>
        <w:pPrChange w:id="2315" w:author="Scott Gaudi" w:date="2016-09-17T15:24:00Z">
          <w:pPr>
            <w:spacing w:before="0" w:line="276" w:lineRule="auto"/>
          </w:pPr>
        </w:pPrChange>
      </w:pPr>
      <w:del w:id="2316" w:author="Scott Gaudi" w:date="2016-09-17T15:22:00Z">
        <w:r w:rsidRPr="006B37FF" w:rsidDel="007E3CD1">
          <w:rPr>
            <w:sz w:val="28"/>
            <w:szCs w:val="28"/>
          </w:rPr>
          <w:delText>One of the most fundamental unanswered questions in physics is</w:delText>
        </w:r>
        <w:r w:rsidR="00773EE7" w:rsidDel="007E3CD1">
          <w:rPr>
            <w:sz w:val="28"/>
            <w:szCs w:val="28"/>
          </w:rPr>
          <w:delText xml:space="preserve"> </w:delText>
        </w:r>
        <w:r w:rsidRPr="006B37FF" w:rsidDel="007E3CD1">
          <w:rPr>
            <w:sz w:val="28"/>
            <w:szCs w:val="28"/>
          </w:rPr>
          <w:delText>the nature of the Dark Matter that comp</w:delText>
        </w:r>
        <w:r w:rsidR="00773EE7" w:rsidDel="007E3CD1">
          <w:rPr>
            <w:sz w:val="28"/>
            <w:szCs w:val="28"/>
          </w:rPr>
          <w:delText xml:space="preserve">rises most of the matter in the </w:delText>
        </w:r>
        <w:r w:rsidRPr="006B37FF" w:rsidDel="007E3CD1">
          <w:rPr>
            <w:sz w:val="28"/>
            <w:szCs w:val="28"/>
          </w:rPr>
          <w:delText>Universe.</w:delText>
        </w:r>
        <w:r w:rsidR="00773EE7" w:rsidDel="007E3CD1">
          <w:rPr>
            <w:sz w:val="28"/>
            <w:szCs w:val="28"/>
          </w:rPr>
          <w:delText xml:space="preserve"> </w:delText>
        </w:r>
        <w:r w:rsidRPr="006B37FF" w:rsidDel="007E3CD1">
          <w:rPr>
            <w:sz w:val="28"/>
            <w:szCs w:val="28"/>
          </w:rPr>
          <w:delText>Standard or “vanilla” dark matter only intera</w:delText>
        </w:r>
        <w:r w:rsidR="00773EE7" w:rsidDel="007E3CD1">
          <w:rPr>
            <w:sz w:val="28"/>
            <w:szCs w:val="28"/>
          </w:rPr>
          <w:delText xml:space="preserve">cts with itself and with normal </w:delText>
        </w:r>
        <w:r w:rsidRPr="006B37FF" w:rsidDel="007E3CD1">
          <w:rPr>
            <w:sz w:val="28"/>
            <w:szCs w:val="28"/>
          </w:rPr>
          <w:delText>matter through</w:delText>
        </w:r>
        <w:r w:rsidR="00773EE7" w:rsidDel="007E3CD1">
          <w:rPr>
            <w:sz w:val="28"/>
            <w:szCs w:val="28"/>
          </w:rPr>
          <w:delText xml:space="preserve"> </w:delText>
        </w:r>
        <w:r w:rsidRPr="006B37FF" w:rsidDel="007E3CD1">
          <w:rPr>
            <w:sz w:val="28"/>
            <w:szCs w:val="28"/>
          </w:rPr>
          <w:delText>gravity (and perhaps throug</w:delText>
        </w:r>
        <w:r w:rsidR="00773EE7" w:rsidDel="007E3CD1">
          <w:rPr>
            <w:sz w:val="28"/>
            <w:szCs w:val="28"/>
          </w:rPr>
          <w:delText xml:space="preserve">h the weak force), but particle </w:delText>
        </w:r>
        <w:r w:rsidRPr="006B37FF" w:rsidDel="007E3CD1">
          <w:rPr>
            <w:sz w:val="28"/>
            <w:szCs w:val="28"/>
          </w:rPr>
          <w:delText>physics allows for many other</w:delText>
        </w:r>
        <w:r w:rsidR="00773EE7" w:rsidDel="007E3CD1">
          <w:rPr>
            <w:sz w:val="28"/>
            <w:szCs w:val="28"/>
          </w:rPr>
          <w:delText xml:space="preserve"> </w:delText>
        </w:r>
        <w:r w:rsidRPr="006B37FF" w:rsidDel="007E3CD1">
          <w:rPr>
            <w:sz w:val="28"/>
            <w:szCs w:val="28"/>
          </w:rPr>
          <w:delText>possibilities; for example, it is possible that dark matter could be “self-interacting”. Tiny</w:delText>
        </w:r>
        <w:r w:rsidR="00773EE7" w:rsidDel="007E3CD1">
          <w:rPr>
            <w:sz w:val="28"/>
            <w:szCs w:val="28"/>
          </w:rPr>
          <w:delText xml:space="preserve"> </w:delText>
        </w:r>
        <w:r w:rsidRPr="006B37FF" w:rsidDel="007E3CD1">
          <w:rPr>
            <w:sz w:val="28"/>
            <w:szCs w:val="28"/>
          </w:rPr>
          <w:delText>dwarf galaxies orbiting around our Milky Way and our neighbor Andromeda provide</w:delText>
        </w:r>
        <w:r w:rsidR="00773EE7" w:rsidDel="007E3CD1">
          <w:rPr>
            <w:sz w:val="28"/>
            <w:szCs w:val="28"/>
          </w:rPr>
          <w:delText xml:space="preserve"> </w:delText>
        </w:r>
        <w:r w:rsidRPr="006B37FF" w:rsidDel="007E3CD1">
          <w:rPr>
            <w:sz w:val="28"/>
            <w:szCs w:val="28"/>
          </w:rPr>
          <w:delText>promising laboratories for probing the nature of dark matter because, unlike larger</w:delText>
        </w:r>
        <w:r w:rsidR="00773EE7" w:rsidDel="007E3CD1">
          <w:rPr>
            <w:sz w:val="28"/>
            <w:szCs w:val="28"/>
          </w:rPr>
          <w:delText xml:space="preserve"> </w:delText>
        </w:r>
        <w:r w:rsidRPr="006B37FF" w:rsidDel="007E3CD1">
          <w:rPr>
            <w:sz w:val="28"/>
            <w:szCs w:val="28"/>
          </w:rPr>
          <w:delText>galaxies which are mostly ‘normal’ matter (stars and gas) near the center, these galaxies</w:delText>
        </w:r>
      </w:del>
    </w:p>
    <w:p w14:paraId="3B20225D" w14:textId="256F5C55" w:rsidR="00773EE7" w:rsidDel="007E3CD1" w:rsidRDefault="006B37FF">
      <w:pPr>
        <w:pStyle w:val="Heading1"/>
        <w:rPr>
          <w:del w:id="2317" w:author="Scott Gaudi" w:date="2016-09-17T15:22:00Z"/>
          <w:sz w:val="28"/>
          <w:szCs w:val="28"/>
        </w:rPr>
        <w:pPrChange w:id="2318" w:author="Scott Gaudi" w:date="2016-09-17T15:24:00Z">
          <w:pPr>
            <w:spacing w:before="0" w:line="276" w:lineRule="auto"/>
          </w:pPr>
        </w:pPrChange>
      </w:pPr>
      <w:del w:id="2319" w:author="Scott Gaudi" w:date="2016-09-17T15:22:00Z">
        <w:r w:rsidRPr="006B37FF" w:rsidDel="007E3CD1">
          <w:rPr>
            <w:sz w:val="28"/>
            <w:szCs w:val="28"/>
          </w:rPr>
          <w:delText>are overwhelmingly dominated by dark matter all the way to the center. If galaxies</w:delText>
        </w:r>
        <w:r w:rsidR="00773EE7" w:rsidDel="007E3CD1">
          <w:rPr>
            <w:sz w:val="28"/>
            <w:szCs w:val="28"/>
          </w:rPr>
          <w:delText xml:space="preserve"> </w:delText>
        </w:r>
        <w:r w:rsidRPr="006B37FF" w:rsidDel="007E3CD1">
          <w:rPr>
            <w:sz w:val="28"/>
            <w:szCs w:val="28"/>
          </w:rPr>
          <w:delText>formed out of pure vanilla dark matter (i.e. with no</w:delText>
        </w:r>
        <w:r w:rsidR="00773EE7" w:rsidDel="007E3CD1">
          <w:rPr>
            <w:sz w:val="28"/>
            <w:szCs w:val="28"/>
          </w:rPr>
          <w:delText xml:space="preserve"> stars or gas), </w:delText>
        </w:r>
        <w:r w:rsidRPr="006B37FF" w:rsidDel="007E3CD1">
          <w:rPr>
            <w:sz w:val="28"/>
            <w:szCs w:val="28"/>
          </w:rPr>
          <w:delText>theory predicts robustly</w:delText>
        </w:r>
        <w:r w:rsidR="00773EE7" w:rsidDel="007E3CD1">
          <w:rPr>
            <w:sz w:val="28"/>
            <w:szCs w:val="28"/>
          </w:rPr>
          <w:delText xml:space="preserve"> </w:delText>
        </w:r>
        <w:r w:rsidRPr="006B37FF" w:rsidDel="007E3CD1">
          <w:rPr>
            <w:sz w:val="28"/>
            <w:szCs w:val="28"/>
          </w:rPr>
          <w:delText>that their density should continue to increase all the way to the center – these are known</w:delText>
        </w:r>
        <w:r w:rsidR="00773EE7" w:rsidDel="007E3CD1">
          <w:rPr>
            <w:sz w:val="28"/>
            <w:szCs w:val="28"/>
          </w:rPr>
          <w:delText xml:space="preserve"> </w:delText>
        </w:r>
        <w:r w:rsidRPr="006B37FF" w:rsidDel="007E3CD1">
          <w:rPr>
            <w:sz w:val="28"/>
            <w:szCs w:val="28"/>
          </w:rPr>
          <w:delText>as “cusps”. However, there has been much debate and consternation over the fact that</w:delText>
        </w:r>
        <w:r w:rsidR="00773EE7" w:rsidDel="007E3CD1">
          <w:rPr>
            <w:sz w:val="28"/>
            <w:szCs w:val="28"/>
          </w:rPr>
          <w:delText xml:space="preserve"> </w:delText>
        </w:r>
        <w:r w:rsidRPr="006B37FF" w:rsidDel="007E3CD1">
          <w:rPr>
            <w:sz w:val="28"/>
            <w:szCs w:val="28"/>
          </w:rPr>
          <w:delText>many observed dwarf galaxies instead have “cores” – their density profiles plateau to a</w:delText>
        </w:r>
        <w:r w:rsidR="00773EE7" w:rsidDel="007E3CD1">
          <w:rPr>
            <w:sz w:val="28"/>
            <w:szCs w:val="28"/>
          </w:rPr>
          <w:delText xml:space="preserve"> </w:delText>
        </w:r>
        <w:r w:rsidRPr="006B37FF" w:rsidDel="007E3CD1">
          <w:rPr>
            <w:sz w:val="28"/>
            <w:szCs w:val="28"/>
          </w:rPr>
          <w:delText>constant value at the center. There are two main ways that have been proposed to solve</w:delText>
        </w:r>
        <w:r w:rsidR="00773EE7" w:rsidDel="007E3CD1">
          <w:rPr>
            <w:sz w:val="28"/>
            <w:szCs w:val="28"/>
          </w:rPr>
          <w:delText xml:space="preserve"> </w:delText>
        </w:r>
        <w:r w:rsidRPr="006B37FF" w:rsidDel="007E3CD1">
          <w:rPr>
            <w:sz w:val="28"/>
            <w:szCs w:val="28"/>
          </w:rPr>
          <w:delText>this problem 1) either dark matter is not “vanilla”, or 2) the large amounts of energy</w:delText>
        </w:r>
        <w:r w:rsidR="00773EE7" w:rsidDel="007E3CD1">
          <w:rPr>
            <w:sz w:val="28"/>
            <w:szCs w:val="28"/>
          </w:rPr>
          <w:delText xml:space="preserve"> </w:delText>
        </w:r>
        <w:r w:rsidRPr="006B37FF" w:rsidDel="007E3CD1">
          <w:rPr>
            <w:sz w:val="28"/>
            <w:szCs w:val="28"/>
          </w:rPr>
          <w:delText>created by massive stars as they explode in supernovae flattens out the cusps. There is</w:delText>
        </w:r>
        <w:r w:rsidR="00773EE7" w:rsidDel="007E3CD1">
          <w:rPr>
            <w:sz w:val="28"/>
            <w:szCs w:val="28"/>
          </w:rPr>
          <w:delText xml:space="preserve"> </w:delText>
        </w:r>
        <w:r w:rsidRPr="006B37FF" w:rsidDel="007E3CD1">
          <w:rPr>
            <w:sz w:val="28"/>
            <w:szCs w:val="28"/>
          </w:rPr>
          <w:delText>a very large parameter space of “non-vanilla” dark matter that are considered equally</w:delText>
        </w:r>
        <w:r w:rsidR="00773EE7" w:rsidDel="007E3CD1">
          <w:rPr>
            <w:sz w:val="28"/>
            <w:szCs w:val="28"/>
          </w:rPr>
          <w:delText xml:space="preserve"> </w:delText>
        </w:r>
        <w:r w:rsidRPr="006B37FF" w:rsidDel="007E3CD1">
          <w:rPr>
            <w:sz w:val="28"/>
            <w:szCs w:val="28"/>
          </w:rPr>
          <w:delText>“natural” by particle physics theorists, and astrophysical experiments may be the most</w:delText>
        </w:r>
        <w:r w:rsidR="00773EE7" w:rsidDel="007E3CD1">
          <w:rPr>
            <w:sz w:val="28"/>
            <w:szCs w:val="28"/>
          </w:rPr>
          <w:delText xml:space="preserve"> </w:delText>
        </w:r>
        <w:r w:rsidRPr="006B37FF" w:rsidDel="007E3CD1">
          <w:rPr>
            <w:sz w:val="28"/>
            <w:szCs w:val="28"/>
          </w:rPr>
          <w:delText>efficient way to narrow down this parameter space. Several groups have shown recently</w:delText>
        </w:r>
        <w:r w:rsidR="00773EE7" w:rsidDel="007E3CD1">
          <w:rPr>
            <w:sz w:val="28"/>
            <w:szCs w:val="28"/>
          </w:rPr>
          <w:delText xml:space="preserve"> </w:delText>
        </w:r>
        <w:r w:rsidRPr="006B37FF" w:rsidDel="007E3CD1">
          <w:rPr>
            <w:sz w:val="28"/>
            <w:szCs w:val="28"/>
          </w:rPr>
          <w:delText xml:space="preserve">that we can make a clean prediction: if cores </w:delText>
        </w:r>
        <w:r w:rsidR="00773EE7" w:rsidDel="007E3CD1">
          <w:rPr>
            <w:sz w:val="28"/>
            <w:szCs w:val="28"/>
          </w:rPr>
          <w:delText xml:space="preserve">are created by non-vanilla dark </w:delText>
        </w:r>
        <w:r w:rsidRPr="006B37FF" w:rsidDel="007E3CD1">
          <w:rPr>
            <w:sz w:val="28"/>
            <w:szCs w:val="28"/>
          </w:rPr>
          <w:delText>matter,</w:delText>
        </w:r>
        <w:r w:rsidR="00773EE7" w:rsidDel="007E3CD1">
          <w:rPr>
            <w:sz w:val="28"/>
            <w:szCs w:val="28"/>
          </w:rPr>
          <w:delText xml:space="preserve"> </w:delText>
        </w:r>
        <w:r w:rsidRPr="006B37FF" w:rsidDel="007E3CD1">
          <w:rPr>
            <w:sz w:val="28"/>
            <w:szCs w:val="28"/>
          </w:rPr>
          <w:delText>they should be seen universally in all galaxies. If cores are created by supernovae, then</w:delText>
        </w:r>
        <w:r w:rsidR="00773EE7" w:rsidDel="007E3CD1">
          <w:rPr>
            <w:sz w:val="28"/>
            <w:szCs w:val="28"/>
          </w:rPr>
          <w:delText xml:space="preserve"> </w:delText>
        </w:r>
        <w:r w:rsidRPr="006B37FF" w:rsidDel="007E3CD1">
          <w:rPr>
            <w:sz w:val="28"/>
            <w:szCs w:val="28"/>
          </w:rPr>
          <w:delText>we should see pristine “cusps” surviving in galaxies with truncated star formation</w:delText>
        </w:r>
        <w:r w:rsidR="00773EE7" w:rsidDel="007E3CD1">
          <w:rPr>
            <w:sz w:val="28"/>
            <w:szCs w:val="28"/>
          </w:rPr>
          <w:delText xml:space="preserve"> </w:delText>
        </w:r>
        <w:r w:rsidRPr="006B37FF" w:rsidDel="007E3CD1">
          <w:rPr>
            <w:sz w:val="28"/>
            <w:szCs w:val="28"/>
          </w:rPr>
          <w:delText>histories (Read, Agertz &amp; Collins 2016), because they did not have enough star</w:delText>
        </w:r>
        <w:r w:rsidR="00773EE7" w:rsidDel="007E3CD1">
          <w:rPr>
            <w:sz w:val="28"/>
            <w:szCs w:val="28"/>
          </w:rPr>
          <w:delText xml:space="preserve"> </w:delText>
        </w:r>
        <w:r w:rsidRPr="006B37FF" w:rsidDel="007E3CD1">
          <w:rPr>
            <w:sz w:val="28"/>
            <w:szCs w:val="28"/>
          </w:rPr>
          <w:delText>formation to produce the requisite energy to destroy cusps. We should also see</w:delText>
        </w:r>
        <w:r w:rsidR="00773EE7" w:rsidDel="007E3CD1">
          <w:rPr>
            <w:sz w:val="28"/>
            <w:szCs w:val="28"/>
          </w:rPr>
          <w:delText xml:space="preserve"> </w:delText>
        </w:r>
        <w:r w:rsidRPr="006B37FF" w:rsidDel="007E3CD1">
          <w:rPr>
            <w:sz w:val="28"/>
            <w:szCs w:val="28"/>
          </w:rPr>
          <w:delText>correlations with galaxy properties such as the ratio of the mass of stars to the mass of</w:delText>
        </w:r>
        <w:r w:rsidR="00773EE7" w:rsidDel="007E3CD1">
          <w:rPr>
            <w:sz w:val="28"/>
            <w:szCs w:val="28"/>
          </w:rPr>
          <w:delText xml:space="preserve"> </w:delText>
        </w:r>
        <w:r w:rsidRPr="006B37FF" w:rsidDel="007E3CD1">
          <w:rPr>
            <w:sz w:val="28"/>
            <w:szCs w:val="28"/>
          </w:rPr>
          <w:delText>dark matter.</w:delText>
        </w:r>
        <w:r w:rsidR="00773EE7" w:rsidDel="007E3CD1">
          <w:rPr>
            <w:sz w:val="28"/>
            <w:szCs w:val="28"/>
          </w:rPr>
          <w:delText xml:space="preserve"> </w:delText>
        </w:r>
        <w:r w:rsidRPr="006B37FF" w:rsidDel="007E3CD1">
          <w:rPr>
            <w:sz w:val="28"/>
            <w:szCs w:val="28"/>
          </w:rPr>
          <w:delText>Figure from a numerical simulation illustrating how self-interacting dark matter with</w:delText>
        </w:r>
        <w:r w:rsidR="00773EE7" w:rsidDel="007E3CD1">
          <w:rPr>
            <w:sz w:val="28"/>
            <w:szCs w:val="28"/>
          </w:rPr>
          <w:delText xml:space="preserve"> </w:delText>
        </w:r>
        <w:r w:rsidRPr="006B37FF" w:rsidDel="007E3CD1">
          <w:rPr>
            <w:sz w:val="28"/>
            <w:szCs w:val="28"/>
          </w:rPr>
          <w:delText xml:space="preserve">different interaction cross-sections can create constant density “cores”. </w:delText>
        </w:r>
      </w:del>
    </w:p>
    <w:p w14:paraId="210CE4E9" w14:textId="2D7A38B6" w:rsidR="006B37FF" w:rsidRPr="00773EE7" w:rsidDel="007E3CD1" w:rsidRDefault="00773EE7">
      <w:pPr>
        <w:pStyle w:val="Heading1"/>
        <w:rPr>
          <w:del w:id="2320" w:author="Scott Gaudi" w:date="2016-09-17T15:22:00Z"/>
          <w:sz w:val="28"/>
          <w:szCs w:val="28"/>
        </w:rPr>
        <w:pPrChange w:id="2321" w:author="Scott Gaudi" w:date="2016-09-17T15:24:00Z">
          <w:pPr>
            <w:spacing w:before="0" w:line="276" w:lineRule="auto"/>
          </w:pPr>
        </w:pPrChange>
      </w:pPr>
      <w:del w:id="2322" w:author="Scott Gaudi" w:date="2016-09-17T15:22:00Z">
        <w:r w:rsidDel="007E3CD1">
          <w:rPr>
            <w:noProof/>
            <w:sz w:val="28"/>
            <w:szCs w:val="28"/>
            <w:rPrChange w:id="2323">
              <w:rPr>
                <w:noProof/>
              </w:rPr>
            </w:rPrChange>
          </w:rPr>
          <w:drawing>
            <wp:inline distT="0" distB="0" distL="0" distR="0" wp14:anchorId="18D8A9AC" wp14:editId="4CF32B2F">
              <wp:extent cx="5486400" cy="2939633"/>
              <wp:effectExtent l="0" t="0" r="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9633"/>
                      </a:xfrm>
                      <a:prstGeom prst="rect">
                        <a:avLst/>
                      </a:prstGeom>
                      <a:noFill/>
                      <a:ln>
                        <a:noFill/>
                      </a:ln>
                    </pic:spPr>
                  </pic:pic>
                </a:graphicData>
              </a:graphic>
            </wp:inline>
          </w:drawing>
        </w:r>
        <w:r w:rsidR="006B37FF" w:rsidRPr="00773EE7" w:rsidDel="007E3CD1">
          <w:rPr>
            <w:sz w:val="28"/>
            <w:szCs w:val="28"/>
          </w:rPr>
          <w:delText>Reproduced</w:delText>
        </w:r>
        <w:r w:rsidRPr="00773EE7" w:rsidDel="007E3CD1">
          <w:rPr>
            <w:sz w:val="28"/>
            <w:szCs w:val="28"/>
          </w:rPr>
          <w:delText xml:space="preserve"> </w:delText>
        </w:r>
        <w:r w:rsidR="006B37FF" w:rsidRPr="00773EE7" w:rsidDel="007E3CD1">
          <w:rPr>
            <w:sz w:val="28"/>
            <w:szCs w:val="28"/>
          </w:rPr>
          <w:delText>from Elbert et al. (2015) without permission</w:delText>
        </w:r>
      </w:del>
    </w:p>
    <w:p w14:paraId="6BCAA4F3" w14:textId="5599C50F" w:rsidR="006B37FF" w:rsidRPr="00773EE7" w:rsidDel="007E3CD1" w:rsidRDefault="006B37FF">
      <w:pPr>
        <w:pStyle w:val="Heading1"/>
        <w:rPr>
          <w:del w:id="2324" w:author="Scott Gaudi" w:date="2016-09-17T15:22:00Z"/>
          <w:sz w:val="28"/>
          <w:szCs w:val="28"/>
        </w:rPr>
        <w:pPrChange w:id="2325" w:author="Scott Gaudi" w:date="2016-09-17T15:24:00Z">
          <w:pPr>
            <w:spacing w:before="0" w:line="276" w:lineRule="auto"/>
          </w:pPr>
        </w:pPrChange>
      </w:pPr>
      <w:del w:id="2326" w:author="Scott Gaudi" w:date="2016-09-17T15:22:00Z">
        <w:r w:rsidRPr="00773EE7" w:rsidDel="007E3CD1">
          <w:rPr>
            <w:sz w:val="28"/>
            <w:szCs w:val="28"/>
          </w:rPr>
          <w:delText>Left: physical half-light radii and absolute V-band magnitudes for Local Group dwarf</w:delText>
        </w:r>
        <w:r w:rsidR="00773EE7" w:rsidRPr="00773EE7" w:rsidDel="007E3CD1">
          <w:rPr>
            <w:sz w:val="28"/>
            <w:szCs w:val="28"/>
          </w:rPr>
          <w:delText xml:space="preserve"> </w:delText>
        </w:r>
        <w:r w:rsidRPr="00773EE7" w:rsidDel="007E3CD1">
          <w:rPr>
            <w:sz w:val="28"/>
            <w:szCs w:val="28"/>
          </w:rPr>
          <w:delText>galaxies. Right: half-light radii a</w:delText>
        </w:r>
        <w:r w:rsidR="00773EE7" w:rsidRPr="00773EE7" w:rsidDel="007E3CD1">
          <w:rPr>
            <w:sz w:val="28"/>
            <w:szCs w:val="28"/>
          </w:rPr>
          <w:delText xml:space="preserve">nd stellar velocity dispersions </w:delText>
        </w:r>
        <w:r w:rsidRPr="00773EE7" w:rsidDel="007E3CD1">
          <w:rPr>
            <w:sz w:val="28"/>
            <w:szCs w:val="28"/>
          </w:rPr>
          <w:delText>for Local Group dwarfs.</w:delText>
        </w:r>
        <w:r w:rsidR="00773EE7" w:rsidRPr="00773EE7" w:rsidDel="007E3CD1">
          <w:rPr>
            <w:sz w:val="28"/>
            <w:szCs w:val="28"/>
          </w:rPr>
          <w:delText xml:space="preserve"> </w:delText>
        </w:r>
        <w:r w:rsidRPr="00773EE7" w:rsidDel="007E3CD1">
          <w:rPr>
            <w:sz w:val="28"/>
            <w:szCs w:val="28"/>
          </w:rPr>
          <w:delText>Reproduced from McConnachie 2012 without permission.</w:delText>
        </w:r>
      </w:del>
    </w:p>
    <w:p w14:paraId="7D102A33" w14:textId="0729B65B" w:rsidR="00773EE7" w:rsidRPr="006B37FF" w:rsidDel="007E3CD1" w:rsidRDefault="00773EE7">
      <w:pPr>
        <w:pStyle w:val="Heading1"/>
        <w:rPr>
          <w:del w:id="2327" w:author="Scott Gaudi" w:date="2016-09-17T15:22:00Z"/>
          <w:sz w:val="28"/>
          <w:szCs w:val="28"/>
        </w:rPr>
        <w:pPrChange w:id="2328" w:author="Scott Gaudi" w:date="2016-09-17T15:24:00Z">
          <w:pPr>
            <w:spacing w:before="0" w:line="276" w:lineRule="auto"/>
          </w:pPr>
        </w:pPrChange>
      </w:pPr>
    </w:p>
    <w:p w14:paraId="702FEA40" w14:textId="11C27B60" w:rsidR="00773EE7" w:rsidDel="007E3CD1" w:rsidRDefault="00773EE7">
      <w:pPr>
        <w:pStyle w:val="Heading1"/>
        <w:rPr>
          <w:del w:id="2329" w:author="Scott Gaudi" w:date="2016-09-17T15:22:00Z"/>
          <w:rFonts w:hint="eastAsia"/>
        </w:rPr>
        <w:pPrChange w:id="2330" w:author="Scott Gaudi" w:date="2016-09-17T15:24:00Z">
          <w:pPr>
            <w:pStyle w:val="Heading3"/>
          </w:pPr>
        </w:pPrChange>
      </w:pPr>
      <w:del w:id="2331" w:author="Scott Gaudi" w:date="2016-09-17T15:22:00Z">
        <w:r w:rsidDel="007E3CD1">
          <w:delText>B. Observation</w:delText>
        </w:r>
      </w:del>
    </w:p>
    <w:p w14:paraId="5440F560" w14:textId="6D03CFB0" w:rsidR="00773EE7" w:rsidDel="007E3CD1" w:rsidRDefault="00773EE7">
      <w:pPr>
        <w:pStyle w:val="Heading1"/>
        <w:rPr>
          <w:del w:id="2332" w:author="Scott Gaudi" w:date="2016-09-17T15:22:00Z"/>
          <w:sz w:val="28"/>
          <w:szCs w:val="28"/>
        </w:rPr>
        <w:pPrChange w:id="2333" w:author="Scott Gaudi" w:date="2016-09-17T15:24:00Z">
          <w:pPr>
            <w:spacing w:before="0" w:line="276" w:lineRule="auto"/>
          </w:pPr>
        </w:pPrChange>
      </w:pPr>
    </w:p>
    <w:p w14:paraId="5691DE39" w14:textId="7A434463" w:rsidR="00773EE7" w:rsidDel="007E3CD1" w:rsidRDefault="006B37FF">
      <w:pPr>
        <w:pStyle w:val="Heading1"/>
        <w:rPr>
          <w:del w:id="2334" w:author="Scott Gaudi" w:date="2016-09-17T15:22:00Z"/>
          <w:sz w:val="28"/>
          <w:szCs w:val="28"/>
        </w:rPr>
        <w:pPrChange w:id="2335" w:author="Scott Gaudi" w:date="2016-09-17T15:24:00Z">
          <w:pPr>
            <w:spacing w:before="0" w:line="276" w:lineRule="auto"/>
          </w:pPr>
        </w:pPrChange>
      </w:pPr>
      <w:del w:id="2336" w:author="Scott Gaudi" w:date="2016-09-17T15:22:00Z">
        <w:r w:rsidRPr="006B37FF" w:rsidDel="007E3CD1">
          <w:rPr>
            <w:sz w:val="28"/>
            <w:szCs w:val="28"/>
          </w:rPr>
          <w:delText>We need to obtain high-resolution photometry to probe the light profile,</w:delText>
        </w:r>
        <w:r w:rsidR="00773EE7" w:rsidDel="007E3CD1">
          <w:rPr>
            <w:sz w:val="28"/>
            <w:szCs w:val="28"/>
          </w:rPr>
          <w:delText xml:space="preserve"> </w:delText>
        </w:r>
        <w:r w:rsidRPr="006B37FF" w:rsidDel="007E3CD1">
          <w:rPr>
            <w:sz w:val="28"/>
            <w:szCs w:val="28"/>
          </w:rPr>
          <w:delText>and spectroscopy and proper motions to probe the velocities of stars which act as</w:delText>
        </w:r>
        <w:r w:rsidR="00773EE7" w:rsidDel="007E3CD1">
          <w:rPr>
            <w:sz w:val="28"/>
            <w:szCs w:val="28"/>
          </w:rPr>
          <w:delText xml:space="preserve"> </w:delText>
        </w:r>
        <w:r w:rsidRPr="006B37FF" w:rsidDel="007E3CD1">
          <w:rPr>
            <w:sz w:val="28"/>
            <w:szCs w:val="28"/>
          </w:rPr>
          <w:delText xml:space="preserve">tracers of the overall potential. It is important to </w:delText>
        </w:r>
        <w:r w:rsidR="00773EE7" w:rsidDel="007E3CD1">
          <w:rPr>
            <w:sz w:val="28"/>
            <w:szCs w:val="28"/>
          </w:rPr>
          <w:delText xml:space="preserve">collect data for a sample </w:delText>
        </w:r>
        <w:r w:rsidRPr="006B37FF" w:rsidDel="007E3CD1">
          <w:rPr>
            <w:sz w:val="28"/>
            <w:szCs w:val="28"/>
          </w:rPr>
          <w:delText>that spans a</w:delText>
        </w:r>
        <w:r w:rsidR="00773EE7" w:rsidDel="007E3CD1">
          <w:rPr>
            <w:sz w:val="28"/>
            <w:szCs w:val="28"/>
          </w:rPr>
          <w:delText xml:space="preserve"> </w:delText>
        </w:r>
        <w:r w:rsidRPr="006B37FF" w:rsidDel="007E3CD1">
          <w:rPr>
            <w:sz w:val="28"/>
            <w:szCs w:val="28"/>
          </w:rPr>
          <w:delText>range of masses and star formation histories. The ultra-faint dwarf galaxies have total</w:delText>
        </w:r>
        <w:r w:rsidR="00773EE7" w:rsidDel="007E3CD1">
          <w:rPr>
            <w:sz w:val="28"/>
            <w:szCs w:val="28"/>
          </w:rPr>
          <w:delText xml:space="preserve"> </w:delText>
        </w:r>
        <w:r w:rsidRPr="006B37FF" w:rsidDel="007E3CD1">
          <w:rPr>
            <w:sz w:val="28"/>
            <w:szCs w:val="28"/>
          </w:rPr>
          <w:delText>luminositi</w:delText>
        </w:r>
        <w:r w:rsidR="00773EE7" w:rsidDel="007E3CD1">
          <w:rPr>
            <w:sz w:val="28"/>
            <w:szCs w:val="28"/>
          </w:rPr>
          <w:delText xml:space="preserve">es of 100-105 Lsun and the more </w:delText>
        </w:r>
        <w:r w:rsidRPr="006B37FF" w:rsidDel="007E3CD1">
          <w:rPr>
            <w:sz w:val="28"/>
            <w:szCs w:val="28"/>
          </w:rPr>
          <w:delText>luminous “classical” dwarfs have total</w:delText>
        </w:r>
        <w:r w:rsidR="00773EE7" w:rsidDel="007E3CD1">
          <w:rPr>
            <w:sz w:val="28"/>
            <w:szCs w:val="28"/>
          </w:rPr>
          <w:delText xml:space="preserve"> </w:delText>
        </w:r>
        <w:r w:rsidRPr="006B37FF" w:rsidDel="007E3CD1">
          <w:rPr>
            <w:sz w:val="28"/>
            <w:szCs w:val="28"/>
          </w:rPr>
          <w:delText>lumi</w:delText>
        </w:r>
        <w:r w:rsidR="00773EE7" w:rsidDel="007E3CD1">
          <w:rPr>
            <w:sz w:val="28"/>
            <w:szCs w:val="28"/>
          </w:rPr>
          <w:delText xml:space="preserve">nosities of 105 -107 Lsun (MV ~ </w:delText>
        </w:r>
        <w:r w:rsidRPr="006B37FF" w:rsidDel="007E3CD1">
          <w:rPr>
            <w:sz w:val="28"/>
            <w:szCs w:val="28"/>
          </w:rPr>
          <w:delText>-2 to -15) and physical sizes (half-light) range from 100</w:delText>
        </w:r>
        <w:r w:rsidR="00773EE7" w:rsidDel="007E3CD1">
          <w:rPr>
            <w:sz w:val="28"/>
            <w:szCs w:val="28"/>
          </w:rPr>
          <w:delText xml:space="preserve"> pc to 1 kpc </w:delText>
        </w:r>
        <w:r w:rsidRPr="006B37FF" w:rsidDel="007E3CD1">
          <w:rPr>
            <w:sz w:val="28"/>
            <w:szCs w:val="28"/>
          </w:rPr>
          <w:delText>(McConnachie 2012). Roughly 100 of these dwarf satellites are known</w:delText>
        </w:r>
        <w:r w:rsidR="00773EE7" w:rsidDel="007E3CD1">
          <w:rPr>
            <w:sz w:val="28"/>
            <w:szCs w:val="28"/>
          </w:rPr>
          <w:delText xml:space="preserve"> </w:delText>
        </w:r>
        <w:r w:rsidRPr="006B37FF" w:rsidDel="007E3CD1">
          <w:rPr>
            <w:sz w:val="28"/>
            <w:szCs w:val="28"/>
          </w:rPr>
          <w:delText xml:space="preserve">currently within a distance of ~3 Mpc </w:delText>
        </w:r>
        <w:r w:rsidR="00773EE7" w:rsidDel="007E3CD1">
          <w:rPr>
            <w:sz w:val="28"/>
            <w:szCs w:val="28"/>
          </w:rPr>
          <w:delText xml:space="preserve">(see e.g. McConnachie 2012) and </w:delText>
        </w:r>
        <w:r w:rsidRPr="006B37FF" w:rsidDel="007E3CD1">
          <w:rPr>
            <w:sz w:val="28"/>
            <w:szCs w:val="28"/>
          </w:rPr>
          <w:delText>more will be</w:delText>
        </w:r>
        <w:r w:rsidR="00773EE7" w:rsidDel="007E3CD1">
          <w:rPr>
            <w:sz w:val="28"/>
            <w:szCs w:val="28"/>
          </w:rPr>
          <w:delText xml:space="preserve"> </w:delText>
        </w:r>
        <w:r w:rsidRPr="006B37FF" w:rsidDel="007E3CD1">
          <w:rPr>
            <w:sz w:val="28"/>
            <w:szCs w:val="28"/>
          </w:rPr>
          <w:delText>discovered. HabEx is essential for two parts of</w:delText>
        </w:r>
        <w:r w:rsidR="00773EE7" w:rsidDel="007E3CD1">
          <w:rPr>
            <w:sz w:val="28"/>
            <w:szCs w:val="28"/>
          </w:rPr>
          <w:delText xml:space="preserve"> this project. </w:delText>
        </w:r>
      </w:del>
    </w:p>
    <w:p w14:paraId="6B0404D4" w14:textId="01A37EA2" w:rsidR="00773EE7" w:rsidDel="007E3CD1" w:rsidRDefault="00773EE7">
      <w:pPr>
        <w:pStyle w:val="Heading1"/>
        <w:rPr>
          <w:del w:id="2337" w:author="Scott Gaudi" w:date="2016-09-17T15:22:00Z"/>
          <w:sz w:val="28"/>
          <w:szCs w:val="28"/>
        </w:rPr>
        <w:pPrChange w:id="2338" w:author="Scott Gaudi" w:date="2016-09-17T15:24:00Z">
          <w:pPr>
            <w:spacing w:before="0" w:line="276" w:lineRule="auto"/>
          </w:pPr>
        </w:pPrChange>
      </w:pPr>
    </w:p>
    <w:p w14:paraId="791C618A" w14:textId="6C54F958" w:rsidR="006B37FF" w:rsidDel="007E3CD1" w:rsidRDefault="006B37FF">
      <w:pPr>
        <w:pStyle w:val="Heading1"/>
        <w:rPr>
          <w:del w:id="2339" w:author="Scott Gaudi" w:date="2016-09-17T15:22:00Z"/>
          <w:sz w:val="28"/>
          <w:szCs w:val="28"/>
        </w:rPr>
        <w:pPrChange w:id="2340" w:author="Scott Gaudi" w:date="2016-09-17T15:24:00Z">
          <w:pPr>
            <w:spacing w:before="0" w:line="276" w:lineRule="auto"/>
          </w:pPr>
        </w:pPrChange>
      </w:pPr>
      <w:del w:id="2341" w:author="Scott Gaudi" w:date="2016-09-17T15:22:00Z">
        <w:r w:rsidRPr="006B37FF" w:rsidDel="007E3CD1">
          <w:rPr>
            <w:sz w:val="28"/>
            <w:szCs w:val="28"/>
          </w:rPr>
          <w:delText>First, we need to obtain star</w:delText>
        </w:r>
        <w:r w:rsidR="00773EE7" w:rsidDel="007E3CD1">
          <w:rPr>
            <w:sz w:val="28"/>
            <w:szCs w:val="28"/>
          </w:rPr>
          <w:delText xml:space="preserve"> f</w:delText>
        </w:r>
        <w:r w:rsidRPr="006B37FF" w:rsidDel="007E3CD1">
          <w:rPr>
            <w:sz w:val="28"/>
            <w:szCs w:val="28"/>
          </w:rPr>
          <w:delText>ormation histories using optical colors for in</w:delText>
        </w:r>
        <w:r w:rsidR="00773EE7" w:rsidDel="007E3CD1">
          <w:rPr>
            <w:sz w:val="28"/>
            <w:szCs w:val="28"/>
          </w:rPr>
          <w:delText>dividually resolved stars (see Section 5.5</w:delText>
        </w:r>
        <w:r w:rsidRPr="006B37FF" w:rsidDel="007E3CD1">
          <w:rPr>
            <w:sz w:val="28"/>
            <w:szCs w:val="28"/>
          </w:rPr>
          <w:delText>). Next, we</w:delText>
        </w:r>
        <w:r w:rsidR="00773EE7" w:rsidDel="007E3CD1">
          <w:rPr>
            <w:sz w:val="28"/>
            <w:szCs w:val="28"/>
          </w:rPr>
          <w:delText xml:space="preserve"> </w:delText>
        </w:r>
        <w:r w:rsidRPr="006B37FF" w:rsidDel="007E3CD1">
          <w:rPr>
            <w:sz w:val="28"/>
            <w:szCs w:val="28"/>
          </w:rPr>
          <w:delText>need spectroscopy to measure line-of-sight velocities for at ~100 stars per galaxy (note</w:delText>
        </w:r>
        <w:r w:rsidR="00773EE7" w:rsidDel="007E3CD1">
          <w:rPr>
            <w:sz w:val="28"/>
            <w:szCs w:val="28"/>
          </w:rPr>
          <w:delText xml:space="preserve"> </w:delText>
        </w:r>
        <w:r w:rsidRPr="006B37FF" w:rsidDel="007E3CD1">
          <w:rPr>
            <w:sz w:val="28"/>
            <w:szCs w:val="28"/>
          </w:rPr>
          <w:delText>internal stellar velocity dispersions may be as low as ~2 km/s for these objects). It may</w:delText>
        </w:r>
        <w:r w:rsidR="00773EE7" w:rsidDel="007E3CD1">
          <w:rPr>
            <w:sz w:val="28"/>
            <w:szCs w:val="28"/>
          </w:rPr>
          <w:delText xml:space="preserve"> </w:delText>
        </w:r>
        <w:r w:rsidRPr="006B37FF" w:rsidDel="007E3CD1">
          <w:rPr>
            <w:sz w:val="28"/>
            <w:szCs w:val="28"/>
          </w:rPr>
          <w:delText>be possible to obtain the line-of-sight velocity measurements with ground-based ELT</w:delText>
        </w:r>
        <w:r w:rsidR="00773EE7" w:rsidDel="007E3CD1">
          <w:rPr>
            <w:sz w:val="28"/>
            <w:szCs w:val="28"/>
          </w:rPr>
          <w:delText xml:space="preserve"> </w:delText>
        </w:r>
        <w:r w:rsidRPr="006B37FF" w:rsidDel="007E3CD1">
          <w:rPr>
            <w:sz w:val="28"/>
            <w:szCs w:val="28"/>
          </w:rPr>
          <w:delText xml:space="preserve">(TMT science book?). </w:delText>
        </w:r>
        <w:r w:rsidR="00773EE7" w:rsidDel="007E3CD1">
          <w:rPr>
            <w:sz w:val="28"/>
            <w:szCs w:val="28"/>
          </w:rPr>
          <w:delText xml:space="preserve">However, there is a well-known, </w:delText>
        </w:r>
        <w:r w:rsidRPr="006B37FF" w:rsidDel="007E3CD1">
          <w:rPr>
            <w:sz w:val="28"/>
            <w:szCs w:val="28"/>
          </w:rPr>
          <w:delText>strong degeneracy between the</w:delText>
        </w:r>
        <w:r w:rsidR="00773EE7" w:rsidDel="007E3CD1">
          <w:rPr>
            <w:sz w:val="28"/>
            <w:szCs w:val="28"/>
          </w:rPr>
          <w:delText xml:space="preserve"> </w:delText>
        </w:r>
        <w:r w:rsidRPr="006B37FF" w:rsidDel="007E3CD1">
          <w:rPr>
            <w:sz w:val="28"/>
            <w:szCs w:val="28"/>
          </w:rPr>
          <w:delText>velocity anisotropy of the stars and the density profile. Therefore, we need to constrain</w:delText>
        </w:r>
        <w:r w:rsidR="00773EE7" w:rsidDel="007E3CD1">
          <w:rPr>
            <w:sz w:val="28"/>
            <w:szCs w:val="28"/>
          </w:rPr>
          <w:delText xml:space="preserve"> </w:delText>
        </w:r>
        <w:r w:rsidRPr="006B37FF" w:rsidDel="007E3CD1">
          <w:rPr>
            <w:sz w:val="28"/>
            <w:szCs w:val="28"/>
          </w:rPr>
          <w:delText>the velocity anisotropy using proper motions, requiring astrometric accuracy of better</w:delText>
        </w:r>
        <w:r w:rsidR="00773EE7" w:rsidDel="007E3CD1">
          <w:rPr>
            <w:sz w:val="28"/>
            <w:szCs w:val="28"/>
          </w:rPr>
          <w:delText xml:space="preserve"> </w:delText>
        </w:r>
        <w:r w:rsidRPr="006B37FF" w:rsidDel="007E3CD1">
          <w:rPr>
            <w:sz w:val="28"/>
            <w:szCs w:val="28"/>
          </w:rPr>
          <w:delText>than 40 μ arcsec/yr assuming a fiducial distance of 60 kpc (Postman et al. ATLAST</w:delText>
        </w:r>
        <w:r w:rsidR="00773EE7" w:rsidDel="007E3CD1">
          <w:rPr>
            <w:sz w:val="28"/>
            <w:szCs w:val="28"/>
          </w:rPr>
          <w:delText xml:space="preserve"> </w:delText>
        </w:r>
        <w:r w:rsidRPr="006B37FF" w:rsidDel="007E3CD1">
          <w:rPr>
            <w:sz w:val="28"/>
            <w:szCs w:val="28"/>
          </w:rPr>
          <w:delText>public report). For the ultra-faint dwarfs that possess the largest dark-to-baryonic matter</w:delText>
        </w:r>
        <w:r w:rsidR="00773EE7" w:rsidDel="007E3CD1">
          <w:rPr>
            <w:sz w:val="28"/>
            <w:szCs w:val="28"/>
          </w:rPr>
          <w:delText xml:space="preserve"> </w:delText>
        </w:r>
        <w:r w:rsidRPr="006B37FF" w:rsidDel="007E3CD1">
          <w:rPr>
            <w:sz w:val="28"/>
            <w:szCs w:val="28"/>
          </w:rPr>
          <w:delText>ratios, one will need to use main seque</w:delText>
        </w:r>
        <w:r w:rsidR="00773EE7" w:rsidDel="007E3CD1">
          <w:rPr>
            <w:sz w:val="28"/>
            <w:szCs w:val="28"/>
          </w:rPr>
          <w:delText xml:space="preserve">nce stars. This is likely to be </w:delText>
        </w:r>
        <w:r w:rsidRPr="006B37FF" w:rsidDel="007E3CD1">
          <w:rPr>
            <w:sz w:val="28"/>
            <w:szCs w:val="28"/>
          </w:rPr>
          <w:delText>infeasible even with</w:delText>
        </w:r>
        <w:r w:rsidR="00773EE7" w:rsidDel="007E3CD1">
          <w:rPr>
            <w:sz w:val="28"/>
            <w:szCs w:val="28"/>
          </w:rPr>
          <w:delText xml:space="preserve"> </w:delText>
        </w:r>
        <w:r w:rsidRPr="006B37FF" w:rsidDel="007E3CD1">
          <w:rPr>
            <w:sz w:val="28"/>
            <w:szCs w:val="28"/>
          </w:rPr>
          <w:delText>ground-based 30-m telescopes.</w:delText>
        </w:r>
      </w:del>
    </w:p>
    <w:p w14:paraId="3169EECC" w14:textId="12EE98D0" w:rsidR="00773EE7" w:rsidRPr="006B37FF" w:rsidDel="007E3CD1" w:rsidRDefault="00773EE7">
      <w:pPr>
        <w:pStyle w:val="Heading1"/>
        <w:rPr>
          <w:del w:id="2342" w:author="Scott Gaudi" w:date="2016-09-17T15:22:00Z"/>
          <w:sz w:val="28"/>
          <w:szCs w:val="28"/>
        </w:rPr>
        <w:pPrChange w:id="2343" w:author="Scott Gaudi" w:date="2016-09-17T15:24:00Z">
          <w:pPr>
            <w:spacing w:before="0" w:line="276" w:lineRule="auto"/>
          </w:pPr>
        </w:pPrChange>
      </w:pPr>
    </w:p>
    <w:p w14:paraId="50D6D83B" w14:textId="679D3833" w:rsidR="006B37FF" w:rsidDel="007E3CD1" w:rsidRDefault="00773EE7">
      <w:pPr>
        <w:pStyle w:val="Heading1"/>
        <w:rPr>
          <w:del w:id="2344" w:author="Scott Gaudi" w:date="2016-09-17T15:22:00Z"/>
          <w:rFonts w:hint="eastAsia"/>
        </w:rPr>
        <w:pPrChange w:id="2345" w:author="Scott Gaudi" w:date="2016-09-17T15:24:00Z">
          <w:pPr>
            <w:pStyle w:val="Heading3"/>
          </w:pPr>
        </w:pPrChange>
      </w:pPr>
      <w:del w:id="2346" w:author="Scott Gaudi" w:date="2016-09-17T15:22:00Z">
        <w:r w:rsidDel="007E3CD1">
          <w:delText>C. Observation requirements</w:delText>
        </w:r>
      </w:del>
    </w:p>
    <w:p w14:paraId="583FC7E6" w14:textId="1581F7CA" w:rsidR="00773EE7" w:rsidRPr="00773EE7" w:rsidDel="007E3CD1" w:rsidRDefault="00773EE7">
      <w:pPr>
        <w:pStyle w:val="Heading1"/>
        <w:rPr>
          <w:del w:id="2347" w:author="Scott Gaudi" w:date="2016-09-17T15:22:00Z"/>
        </w:rPr>
        <w:pPrChange w:id="2348" w:author="Scott Gaudi" w:date="2016-09-17T15:24:00Z">
          <w:pPr/>
        </w:pPrChange>
      </w:pPr>
    </w:p>
    <w:p w14:paraId="5D322347" w14:textId="78D7BDE9" w:rsidR="006B37FF" w:rsidRPr="00773EE7" w:rsidDel="007E3CD1" w:rsidRDefault="006B37FF">
      <w:pPr>
        <w:pStyle w:val="Heading1"/>
        <w:rPr>
          <w:del w:id="2349" w:author="Scott Gaudi" w:date="2016-09-17T15:22:00Z"/>
          <w:sz w:val="28"/>
          <w:szCs w:val="28"/>
        </w:rPr>
        <w:pPrChange w:id="2350" w:author="Scott Gaudi" w:date="2016-09-17T15:24:00Z">
          <w:pPr>
            <w:pStyle w:val="ListParagraph"/>
            <w:numPr>
              <w:numId w:val="9"/>
            </w:numPr>
            <w:spacing w:before="0" w:line="276" w:lineRule="auto"/>
            <w:ind w:hanging="360"/>
          </w:pPr>
        </w:pPrChange>
      </w:pPr>
      <w:del w:id="2351" w:author="Scott Gaudi" w:date="2016-09-17T15:22:00Z">
        <w:r w:rsidRPr="00773EE7" w:rsidDel="007E3CD1">
          <w:rPr>
            <w:sz w:val="28"/>
            <w:szCs w:val="28"/>
          </w:rPr>
          <w:delText>Wavelength -- optical</w:delText>
        </w:r>
      </w:del>
    </w:p>
    <w:p w14:paraId="67FDA239" w14:textId="438B5A29" w:rsidR="00586251" w:rsidDel="007E3CD1" w:rsidRDefault="006B37FF">
      <w:pPr>
        <w:pStyle w:val="Heading1"/>
        <w:rPr>
          <w:del w:id="2352" w:author="Scott Gaudi" w:date="2016-09-17T15:22:00Z"/>
          <w:sz w:val="28"/>
          <w:szCs w:val="28"/>
        </w:rPr>
        <w:pPrChange w:id="2353" w:author="Scott Gaudi" w:date="2016-09-17T15:24:00Z">
          <w:pPr>
            <w:pStyle w:val="ListParagraph"/>
            <w:numPr>
              <w:numId w:val="9"/>
            </w:numPr>
            <w:spacing w:before="0" w:line="276" w:lineRule="auto"/>
            <w:ind w:hanging="360"/>
          </w:pPr>
        </w:pPrChange>
      </w:pPr>
      <w:del w:id="2354" w:author="Scott Gaudi" w:date="2016-09-17T15:22:00Z">
        <w:r w:rsidRPr="00773EE7" w:rsidDel="007E3CD1">
          <w:rPr>
            <w:sz w:val="28"/>
            <w:szCs w:val="28"/>
          </w:rPr>
          <w:delText>Spatial resolution -- ?</w:delText>
        </w:r>
      </w:del>
    </w:p>
    <w:p w14:paraId="75D26791" w14:textId="5536F018" w:rsidR="00586251" w:rsidDel="007E3CD1" w:rsidRDefault="006B37FF">
      <w:pPr>
        <w:pStyle w:val="Heading1"/>
        <w:rPr>
          <w:del w:id="2355" w:author="Scott Gaudi" w:date="2016-09-17T15:22:00Z"/>
          <w:sz w:val="28"/>
          <w:szCs w:val="28"/>
        </w:rPr>
        <w:pPrChange w:id="2356" w:author="Scott Gaudi" w:date="2016-09-17T15:24:00Z">
          <w:pPr>
            <w:pStyle w:val="ListParagraph"/>
            <w:numPr>
              <w:numId w:val="9"/>
            </w:numPr>
            <w:spacing w:before="0" w:line="276" w:lineRule="auto"/>
            <w:ind w:hanging="360"/>
          </w:pPr>
        </w:pPrChange>
      </w:pPr>
      <w:del w:id="2357" w:author="Scott Gaudi" w:date="2016-09-17T15:22:00Z">
        <w:r w:rsidRPr="00586251" w:rsidDel="007E3CD1">
          <w:rPr>
            <w:sz w:val="28"/>
            <w:szCs w:val="28"/>
          </w:rPr>
          <w:delText>Spectral resolution -- ~1 km/s</w:delText>
        </w:r>
      </w:del>
    </w:p>
    <w:p w14:paraId="428978F2" w14:textId="6959EE1C" w:rsidR="006B37FF" w:rsidDel="007E3CD1" w:rsidRDefault="006B37FF">
      <w:pPr>
        <w:pStyle w:val="Heading1"/>
        <w:rPr>
          <w:del w:id="2358" w:author="Scott Gaudi" w:date="2016-09-17T15:22:00Z"/>
          <w:sz w:val="28"/>
          <w:szCs w:val="28"/>
        </w:rPr>
        <w:pPrChange w:id="2359" w:author="Scott Gaudi" w:date="2016-09-17T15:24:00Z">
          <w:pPr>
            <w:pStyle w:val="ListParagraph"/>
            <w:numPr>
              <w:numId w:val="9"/>
            </w:numPr>
            <w:spacing w:before="0" w:line="276" w:lineRule="auto"/>
            <w:ind w:hanging="360"/>
          </w:pPr>
        </w:pPrChange>
      </w:pPr>
      <w:del w:id="2360" w:author="Scott Gaudi" w:date="2016-09-17T15:22:00Z">
        <w:r w:rsidRPr="00586251" w:rsidDel="007E3CD1">
          <w:rPr>
            <w:sz w:val="28"/>
            <w:szCs w:val="28"/>
          </w:rPr>
          <w:delText>Field of view -- ~10 arcmin</w:delText>
        </w:r>
      </w:del>
    </w:p>
    <w:p w14:paraId="52B0055C" w14:textId="28CE0271" w:rsidR="00B93E92" w:rsidDel="007E3CD1" w:rsidRDefault="00B93E92">
      <w:pPr>
        <w:pStyle w:val="Heading1"/>
        <w:rPr>
          <w:del w:id="2361" w:author="Scott Gaudi" w:date="2016-09-17T15:22:00Z"/>
          <w:rFonts w:hint="eastAsia"/>
        </w:rPr>
      </w:pPr>
      <w:del w:id="2362" w:author="Scott Gaudi" w:date="2016-09-17T15:22:00Z">
        <w:r w:rsidDel="007E3CD1">
          <w:delText>6. Potential Architectures and Point Designs</w:delText>
        </w:r>
      </w:del>
    </w:p>
    <w:p w14:paraId="028FCB2E" w14:textId="6195E5F5" w:rsidR="00B93E92" w:rsidDel="007E3CD1" w:rsidRDefault="00B93E92">
      <w:pPr>
        <w:pStyle w:val="Heading1"/>
        <w:rPr>
          <w:del w:id="2363" w:author="Scott Gaudi" w:date="2016-09-17T15:22:00Z"/>
          <w:rFonts w:hint="eastAsia"/>
        </w:rPr>
      </w:pPr>
      <w:del w:id="2364" w:author="Scott Gaudi" w:date="2016-09-17T15:22:00Z">
        <w:r w:rsidDel="007E3CD1">
          <w:delText>6.1 Architecture 1</w:delText>
        </w:r>
      </w:del>
    </w:p>
    <w:p w14:paraId="7B39D617" w14:textId="7ED6E487" w:rsidR="00B93E92" w:rsidDel="007E3CD1" w:rsidRDefault="00B93E92">
      <w:pPr>
        <w:pStyle w:val="Heading1"/>
        <w:rPr>
          <w:del w:id="2365" w:author="Scott Gaudi" w:date="2016-09-17T15:22:00Z"/>
          <w:rFonts w:hint="eastAsia"/>
        </w:rPr>
      </w:pPr>
      <w:del w:id="2366" w:author="Scott Gaudi" w:date="2016-09-17T15:22:00Z">
        <w:r w:rsidDel="007E3CD1">
          <w:delText>6.2 Architecture 2</w:delText>
        </w:r>
      </w:del>
    </w:p>
    <w:p w14:paraId="5E47DA78" w14:textId="41D5847D" w:rsidR="00B93E92" w:rsidRPr="00B93E92" w:rsidDel="007E3CD1" w:rsidRDefault="00B93E92">
      <w:pPr>
        <w:pStyle w:val="Heading1"/>
        <w:rPr>
          <w:del w:id="2367" w:author="Scott Gaudi" w:date="2016-09-17T15:22:00Z"/>
          <w:rFonts w:hint="eastAsia"/>
        </w:rPr>
      </w:pPr>
      <w:del w:id="2368" w:author="Scott Gaudi" w:date="2016-09-17T15:22:00Z">
        <w:r w:rsidDel="007E3CD1">
          <w:delText xml:space="preserve">6.3 Trades and </w:delText>
        </w:r>
        <w:r w:rsidDel="007E3CD1">
          <w:rPr>
            <w:rFonts w:ascii="Lucida Grande" w:hAnsi="Lucida Grande" w:cs="Lucida Grande"/>
          </w:rPr>
          <w:delText>Δ</w:delText>
        </w:r>
        <w:r w:rsidDel="007E3CD1">
          <w:delText>s</w:delText>
        </w:r>
      </w:del>
    </w:p>
    <w:p w14:paraId="06DB8759" w14:textId="720BAD58" w:rsidR="00B93E92" w:rsidDel="007E3CD1" w:rsidRDefault="00B93E92">
      <w:pPr>
        <w:pStyle w:val="Heading1"/>
        <w:rPr>
          <w:del w:id="2369" w:author="Scott Gaudi" w:date="2016-09-17T15:22:00Z"/>
          <w:rFonts w:hint="eastAsia"/>
        </w:rPr>
      </w:pPr>
      <w:del w:id="2370" w:author="Scott Gaudi" w:date="2016-09-17T15:22:00Z">
        <w:r w:rsidDel="007E3CD1">
          <w:delText>7. Launch Vehicles and Orbit</w:delText>
        </w:r>
      </w:del>
    </w:p>
    <w:p w14:paraId="60D451B1" w14:textId="45060CB1" w:rsidR="00B93E92" w:rsidDel="007E3CD1" w:rsidRDefault="00B93E92">
      <w:pPr>
        <w:pStyle w:val="Heading1"/>
        <w:rPr>
          <w:del w:id="2371" w:author="Scott Gaudi" w:date="2016-09-17T15:22:00Z"/>
          <w:sz w:val="28"/>
          <w:szCs w:val="28"/>
        </w:rPr>
        <w:pPrChange w:id="2372" w:author="Scott Gaudi" w:date="2016-09-17T15:24:00Z">
          <w:pPr>
            <w:spacing w:before="0" w:line="276" w:lineRule="auto"/>
          </w:pPr>
        </w:pPrChange>
      </w:pPr>
    </w:p>
    <w:p w14:paraId="35C0AE29" w14:textId="6F1E6D05" w:rsidR="00B93E92" w:rsidRPr="00B93E92" w:rsidDel="007E3CD1" w:rsidRDefault="00B93E92">
      <w:pPr>
        <w:pStyle w:val="Heading1"/>
        <w:rPr>
          <w:del w:id="2373" w:author="Scott Gaudi" w:date="2016-09-17T15:22:00Z"/>
          <w:rFonts w:hint="eastAsia"/>
        </w:rPr>
      </w:pPr>
      <w:del w:id="2374" w:author="Scott Gaudi" w:date="2016-09-17T15:22:00Z">
        <w:r w:rsidDel="007E3CD1">
          <w:delText>8. Technological Challenges</w:delText>
        </w:r>
      </w:del>
    </w:p>
    <w:p w14:paraId="7015FB36" w14:textId="0192AA72" w:rsidR="00B93E92" w:rsidDel="007E3CD1" w:rsidRDefault="00B93E92">
      <w:pPr>
        <w:pStyle w:val="Heading1"/>
        <w:rPr>
          <w:del w:id="2375" w:author="Scott Gaudi" w:date="2016-09-17T15:22:00Z"/>
          <w:rFonts w:hint="eastAsia"/>
        </w:rPr>
      </w:pPr>
      <w:del w:id="2376" w:author="Scott Gaudi" w:date="2016-09-17T15:22:00Z">
        <w:r w:rsidDel="007E3CD1">
          <w:delText>9. Relationship to the Large UV-Optical-Infrared Surveyor Study</w:delText>
        </w:r>
      </w:del>
    </w:p>
    <w:p w14:paraId="0FA927E4" w14:textId="3C9EC461" w:rsidR="00B93E92" w:rsidRPr="00B93E92" w:rsidDel="007E3CD1" w:rsidRDefault="00B93E92">
      <w:pPr>
        <w:pStyle w:val="Heading1"/>
        <w:rPr>
          <w:del w:id="2377" w:author="Scott Gaudi" w:date="2016-09-17T15:22:00Z"/>
          <w:rFonts w:hint="eastAsia"/>
        </w:rPr>
      </w:pPr>
      <w:del w:id="2378" w:author="Scott Gaudi" w:date="2016-09-17T15:22:00Z">
        <w:r w:rsidDel="007E3CD1">
          <w:delText>10. Summary and Outlook</w:delText>
        </w:r>
      </w:del>
    </w:p>
    <w:p w14:paraId="2882A698" w14:textId="77777777" w:rsidR="00B93E92" w:rsidRPr="00B93E92" w:rsidRDefault="00B93E92">
      <w:pPr>
        <w:pStyle w:val="Heading1"/>
        <w:rPr>
          <w:sz w:val="28"/>
          <w:szCs w:val="28"/>
        </w:rPr>
        <w:pPrChange w:id="2379" w:author="Scott Gaudi" w:date="2016-09-17T15:24:00Z">
          <w:pPr>
            <w:spacing w:before="0" w:line="276" w:lineRule="auto"/>
          </w:pPr>
        </w:pPrChange>
      </w:pPr>
    </w:p>
    <w:sectPr w:rsidR="00B93E92" w:rsidRPr="00B93E92" w:rsidSect="00D054DF">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7F10C" w14:textId="77777777" w:rsidR="00D22A03" w:rsidRDefault="00D22A03" w:rsidP="002441CD">
      <w:pPr>
        <w:spacing w:before="0"/>
      </w:pPr>
      <w:r>
        <w:separator/>
      </w:r>
    </w:p>
  </w:endnote>
  <w:endnote w:type="continuationSeparator" w:id="0">
    <w:p w14:paraId="40BA3952" w14:textId="77777777" w:rsidR="00D22A03" w:rsidRDefault="00D22A03" w:rsidP="002441C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w:panose1 w:val="02020603050405020304"/>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ambria">
    <w:altName w:val="Times"/>
    <w:panose1 w:val="02040503050406030204"/>
    <w:charset w:val="00"/>
    <w:family w:val="roman"/>
    <w:notTrueType/>
    <w:pitch w:val="default"/>
  </w:font>
  <w:font w:name="ＭＳ 明朝">
    <w:altName w:val="Optima ExtraBlack"/>
    <w:panose1 w:val="00000000000000000000"/>
    <w:charset w:val="80"/>
    <w:family w:val="roman"/>
    <w:notTrueType/>
    <w:pitch w:val="fixed"/>
    <w:sig w:usb0="00000001" w:usb1="08070000" w:usb2="00000010" w:usb3="00000000" w:csb0="00020000" w:csb1="00000000"/>
  </w:font>
  <w:font w:name="Calibri">
    <w:altName w:val="Helvetica"/>
    <w:panose1 w:val="020F0502020204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Arial">
    <w:altName w:val="Helvetica"/>
    <w:panose1 w:val="020B0604020202020204"/>
    <w:charset w:val="4D"/>
    <w:family w:val="swiss"/>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PortagoITC TT">
    <w:panose1 w:val="00000400000000000000"/>
    <w:charset w:val="00"/>
    <w:family w:val="auto"/>
    <w:pitch w:val="variable"/>
    <w:sig w:usb0="00000003" w:usb1="00000000" w:usb2="00000000" w:usb3="00000000" w:csb0="00000001" w:csb1="00000000"/>
  </w:font>
  <w:font w:name="PT Sans Narrow">
    <w:panose1 w:val="020B0506020203020204"/>
    <w:charset w:val="00"/>
    <w:family w:val="auto"/>
    <w:pitch w:val="variable"/>
    <w:sig w:usb0="A00002EF" w:usb1="5000204B" w:usb2="00000000" w:usb3="00000000" w:csb0="00000097"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STIXGeneral">
    <w:panose1 w:val="00000000000000000000"/>
    <w:charset w:val="00"/>
    <w:family w:val="auto"/>
    <w:pitch w:val="variable"/>
    <w:sig w:usb0="A00002FF" w:usb1="4203FDFF" w:usb2="02000020" w:usb3="00000000" w:csb0="8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4C8FF" w14:textId="5C22A1C6" w:rsidR="00D22A03" w:rsidRDefault="00D22A03">
    <w:pPr>
      <w:pStyle w:val="Footer"/>
    </w:pPr>
    <w:del w:id="2380" w:author="Scott Gaudi" w:date="2016-09-18T11:52:00Z">
      <w:r w:rsidDel="0059587D">
        <w:delText>The Habitable Exoplanet Imager</w:delText>
      </w:r>
    </w:del>
    <w:proofErr w:type="spellStart"/>
    <w:ins w:id="2381" w:author="Scott Gaudi" w:date="2016-09-18T11:52:00Z">
      <w:r>
        <w:t>Microlensing</w:t>
      </w:r>
      <w:proofErr w:type="spellEnd"/>
      <w:r>
        <w:t xml:space="preserve"> Science Requirements </w:t>
      </w:r>
    </w:ins>
    <w:r>
      <w:tab/>
    </w:r>
    <w:r>
      <w:fldChar w:fldCharType="begin"/>
    </w:r>
    <w:r>
      <w:instrText xml:space="preserve"> PAGE   \* MERGEFORMAT </w:instrText>
    </w:r>
    <w:r>
      <w:fldChar w:fldCharType="separate"/>
    </w:r>
    <w:r w:rsidR="00787286">
      <w:rPr>
        <w:noProof/>
      </w:rPr>
      <w:t>12</w:t>
    </w:r>
    <w:r>
      <w:fldChar w:fldCharType="end"/>
    </w:r>
    <w:r>
      <w:t>/</w:t>
    </w:r>
    <w:fldSimple w:instr=" NUMPAGES   \* MERGEFORMAT ">
      <w:r w:rsidR="00787286">
        <w:rPr>
          <w:noProof/>
        </w:rPr>
        <w:t>12</w:t>
      </w:r>
    </w:fldSimple>
    <w:r>
      <w:tab/>
    </w:r>
    <w:del w:id="2382" w:author="Scott Gaudi" w:date="2016-09-18T11:52:00Z">
      <w:r w:rsidDel="0059587D">
        <w:delText>28 August</w:delText>
      </w:r>
    </w:del>
    <w:ins w:id="2383" w:author="Scott Gaudi" w:date="2016-09-18T11:52:00Z">
      <w:r>
        <w:t>18 September</w:t>
      </w:r>
    </w:ins>
    <w:r>
      <w:t>,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820A2" w14:textId="77777777" w:rsidR="00D22A03" w:rsidRDefault="00D22A03" w:rsidP="002441CD">
      <w:pPr>
        <w:spacing w:before="0"/>
      </w:pPr>
      <w:r>
        <w:separator/>
      </w:r>
    </w:p>
  </w:footnote>
  <w:footnote w:type="continuationSeparator" w:id="0">
    <w:p w14:paraId="5E3C233D" w14:textId="77777777" w:rsidR="00D22A03" w:rsidRDefault="00D22A03" w:rsidP="002441CD">
      <w:pPr>
        <w:spacing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ED0BF4"/>
    <w:multiLevelType w:val="hybridMultilevel"/>
    <w:tmpl w:val="9AF40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1">
    <w:nsid w:val="197D150B"/>
    <w:multiLevelType w:val="hybridMultilevel"/>
    <w:tmpl w:val="1106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2">
    <w:nsid w:val="21E45B1E"/>
    <w:multiLevelType w:val="hybridMultilevel"/>
    <w:tmpl w:val="F990B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3">
    <w:nsid w:val="22972AC6"/>
    <w:multiLevelType w:val="hybridMultilevel"/>
    <w:tmpl w:val="498C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4">
    <w:nsid w:val="4C6040DD"/>
    <w:multiLevelType w:val="hybridMultilevel"/>
    <w:tmpl w:val="4796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5">
    <w:nsid w:val="4E0F4FD3"/>
    <w:multiLevelType w:val="hybridMultilevel"/>
    <w:tmpl w:val="3172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6">
    <w:nsid w:val="624B360A"/>
    <w:multiLevelType w:val="hybridMultilevel"/>
    <w:tmpl w:val="53265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7E178E"/>
    <w:multiLevelType w:val="hybridMultilevel"/>
    <w:tmpl w:val="8DB6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8">
    <w:nsid w:val="7C151743"/>
    <w:multiLevelType w:val="hybridMultilevel"/>
    <w:tmpl w:val="5496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9">
    <w:nsid w:val="7CDA0353"/>
    <w:multiLevelType w:val="hybridMultilevel"/>
    <w:tmpl w:val="8FDA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10">
    <w:nsid w:val="7DCF46CB"/>
    <w:multiLevelType w:val="hybridMultilevel"/>
    <w:tmpl w:val="552A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num w:numId="1">
    <w:abstractNumId w:val="7"/>
  </w:num>
  <w:num w:numId="2">
    <w:abstractNumId w:val="9"/>
  </w:num>
  <w:num w:numId="3">
    <w:abstractNumId w:val="10"/>
  </w:num>
  <w:num w:numId="4">
    <w:abstractNumId w:val="5"/>
  </w:num>
  <w:num w:numId="5">
    <w:abstractNumId w:val="4"/>
  </w:num>
  <w:num w:numId="6">
    <w:abstractNumId w:val="3"/>
  </w:num>
  <w:num w:numId="7">
    <w:abstractNumId w:val="1"/>
  </w:num>
  <w:num w:numId="8">
    <w:abstractNumId w:val="6"/>
  </w:num>
  <w:num w:numId="9">
    <w:abstractNumId w:val="2"/>
  </w:num>
  <w:num w:numId="10">
    <w:abstractNumId w:val="0"/>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trackRevisions/>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372"/>
    <w:rsid w:val="0000405E"/>
    <w:rsid w:val="000054E4"/>
    <w:rsid w:val="000437CD"/>
    <w:rsid w:val="00064AA2"/>
    <w:rsid w:val="00071DE8"/>
    <w:rsid w:val="00080701"/>
    <w:rsid w:val="0008300F"/>
    <w:rsid w:val="0008607C"/>
    <w:rsid w:val="00092D73"/>
    <w:rsid w:val="000940C1"/>
    <w:rsid w:val="000A7B90"/>
    <w:rsid w:val="000B5403"/>
    <w:rsid w:val="000E6344"/>
    <w:rsid w:val="00101F19"/>
    <w:rsid w:val="0010267E"/>
    <w:rsid w:val="00114217"/>
    <w:rsid w:val="0011630C"/>
    <w:rsid w:val="00117713"/>
    <w:rsid w:val="00140373"/>
    <w:rsid w:val="0016535E"/>
    <w:rsid w:val="001662E6"/>
    <w:rsid w:val="00181433"/>
    <w:rsid w:val="00184194"/>
    <w:rsid w:val="001A783F"/>
    <w:rsid w:val="001B17E1"/>
    <w:rsid w:val="001B78B5"/>
    <w:rsid w:val="001E36A9"/>
    <w:rsid w:val="001F3614"/>
    <w:rsid w:val="001F375E"/>
    <w:rsid w:val="001F6A63"/>
    <w:rsid w:val="00201EA7"/>
    <w:rsid w:val="002045F5"/>
    <w:rsid w:val="00205980"/>
    <w:rsid w:val="00211E91"/>
    <w:rsid w:val="00212C41"/>
    <w:rsid w:val="00212F57"/>
    <w:rsid w:val="0022165A"/>
    <w:rsid w:val="0024192C"/>
    <w:rsid w:val="002441CD"/>
    <w:rsid w:val="00251C1A"/>
    <w:rsid w:val="00275338"/>
    <w:rsid w:val="002B39E5"/>
    <w:rsid w:val="002B6A18"/>
    <w:rsid w:val="002C2957"/>
    <w:rsid w:val="002E2931"/>
    <w:rsid w:val="002E5FB7"/>
    <w:rsid w:val="003312FA"/>
    <w:rsid w:val="00337C94"/>
    <w:rsid w:val="00341C8C"/>
    <w:rsid w:val="00357C94"/>
    <w:rsid w:val="003614CD"/>
    <w:rsid w:val="00366DE7"/>
    <w:rsid w:val="003726F4"/>
    <w:rsid w:val="00383FB2"/>
    <w:rsid w:val="003863E2"/>
    <w:rsid w:val="003911C0"/>
    <w:rsid w:val="00393B92"/>
    <w:rsid w:val="003A7AC7"/>
    <w:rsid w:val="003A7F39"/>
    <w:rsid w:val="003B10AC"/>
    <w:rsid w:val="003B45F8"/>
    <w:rsid w:val="003C35FF"/>
    <w:rsid w:val="003E5BAF"/>
    <w:rsid w:val="003E7267"/>
    <w:rsid w:val="003F0EC8"/>
    <w:rsid w:val="003F10F1"/>
    <w:rsid w:val="00410717"/>
    <w:rsid w:val="00414115"/>
    <w:rsid w:val="004171E7"/>
    <w:rsid w:val="004321AA"/>
    <w:rsid w:val="004460FE"/>
    <w:rsid w:val="00456E60"/>
    <w:rsid w:val="004579DD"/>
    <w:rsid w:val="0046132D"/>
    <w:rsid w:val="00461C2E"/>
    <w:rsid w:val="004742B7"/>
    <w:rsid w:val="004752A2"/>
    <w:rsid w:val="004A0964"/>
    <w:rsid w:val="004A1CFC"/>
    <w:rsid w:val="004C4E5D"/>
    <w:rsid w:val="004E3B9B"/>
    <w:rsid w:val="004F387D"/>
    <w:rsid w:val="0050109C"/>
    <w:rsid w:val="00520C11"/>
    <w:rsid w:val="00563D00"/>
    <w:rsid w:val="0057056C"/>
    <w:rsid w:val="00582029"/>
    <w:rsid w:val="00586251"/>
    <w:rsid w:val="00592C0B"/>
    <w:rsid w:val="0059587D"/>
    <w:rsid w:val="005A4F38"/>
    <w:rsid w:val="005B1172"/>
    <w:rsid w:val="005E0210"/>
    <w:rsid w:val="005E339F"/>
    <w:rsid w:val="005F085E"/>
    <w:rsid w:val="006101DC"/>
    <w:rsid w:val="006157C4"/>
    <w:rsid w:val="006171B8"/>
    <w:rsid w:val="00623F4A"/>
    <w:rsid w:val="00627A0B"/>
    <w:rsid w:val="006423E3"/>
    <w:rsid w:val="0066761E"/>
    <w:rsid w:val="006749FC"/>
    <w:rsid w:val="00676759"/>
    <w:rsid w:val="0068502A"/>
    <w:rsid w:val="00686B6A"/>
    <w:rsid w:val="006952E1"/>
    <w:rsid w:val="006A6501"/>
    <w:rsid w:val="006B37FF"/>
    <w:rsid w:val="006B5626"/>
    <w:rsid w:val="006C705A"/>
    <w:rsid w:val="006C7C7F"/>
    <w:rsid w:val="006E0504"/>
    <w:rsid w:val="006E213D"/>
    <w:rsid w:val="006F402B"/>
    <w:rsid w:val="00721FF6"/>
    <w:rsid w:val="00734202"/>
    <w:rsid w:val="007629E2"/>
    <w:rsid w:val="00764309"/>
    <w:rsid w:val="007707AB"/>
    <w:rsid w:val="00770E57"/>
    <w:rsid w:val="00773EE7"/>
    <w:rsid w:val="00783B62"/>
    <w:rsid w:val="00787286"/>
    <w:rsid w:val="007901C0"/>
    <w:rsid w:val="007A69AF"/>
    <w:rsid w:val="007B1601"/>
    <w:rsid w:val="007C6A03"/>
    <w:rsid w:val="007E3CD1"/>
    <w:rsid w:val="007E6EBA"/>
    <w:rsid w:val="007F118C"/>
    <w:rsid w:val="007F6886"/>
    <w:rsid w:val="00813180"/>
    <w:rsid w:val="00816477"/>
    <w:rsid w:val="008258A0"/>
    <w:rsid w:val="00826041"/>
    <w:rsid w:val="00826536"/>
    <w:rsid w:val="0083583B"/>
    <w:rsid w:val="00847ADC"/>
    <w:rsid w:val="00855B2A"/>
    <w:rsid w:val="00863542"/>
    <w:rsid w:val="00867F99"/>
    <w:rsid w:val="008C4AE1"/>
    <w:rsid w:val="008E738A"/>
    <w:rsid w:val="0092000E"/>
    <w:rsid w:val="00932A93"/>
    <w:rsid w:val="00932FE6"/>
    <w:rsid w:val="00960D23"/>
    <w:rsid w:val="00961626"/>
    <w:rsid w:val="00972DFA"/>
    <w:rsid w:val="00975723"/>
    <w:rsid w:val="00994628"/>
    <w:rsid w:val="009C146D"/>
    <w:rsid w:val="009E0B20"/>
    <w:rsid w:val="009F6147"/>
    <w:rsid w:val="009F736E"/>
    <w:rsid w:val="00A028DB"/>
    <w:rsid w:val="00A23752"/>
    <w:rsid w:val="00A30ACC"/>
    <w:rsid w:val="00A32302"/>
    <w:rsid w:val="00A40BC2"/>
    <w:rsid w:val="00A47489"/>
    <w:rsid w:val="00A92188"/>
    <w:rsid w:val="00AA6F9C"/>
    <w:rsid w:val="00AB24CF"/>
    <w:rsid w:val="00AD7BE2"/>
    <w:rsid w:val="00B05EC0"/>
    <w:rsid w:val="00B119E0"/>
    <w:rsid w:val="00B1419D"/>
    <w:rsid w:val="00B154F3"/>
    <w:rsid w:val="00B17636"/>
    <w:rsid w:val="00B22761"/>
    <w:rsid w:val="00B262F9"/>
    <w:rsid w:val="00B5347F"/>
    <w:rsid w:val="00B76508"/>
    <w:rsid w:val="00B93DC2"/>
    <w:rsid w:val="00B93E92"/>
    <w:rsid w:val="00BB157D"/>
    <w:rsid w:val="00BD072C"/>
    <w:rsid w:val="00BD4078"/>
    <w:rsid w:val="00BD45E7"/>
    <w:rsid w:val="00BD514A"/>
    <w:rsid w:val="00BD6EB8"/>
    <w:rsid w:val="00BE31EF"/>
    <w:rsid w:val="00BF5F89"/>
    <w:rsid w:val="00C0474F"/>
    <w:rsid w:val="00C12C00"/>
    <w:rsid w:val="00C201FA"/>
    <w:rsid w:val="00C22CEA"/>
    <w:rsid w:val="00C24C0F"/>
    <w:rsid w:val="00C25F5C"/>
    <w:rsid w:val="00C44372"/>
    <w:rsid w:val="00C76876"/>
    <w:rsid w:val="00C933B6"/>
    <w:rsid w:val="00C946ED"/>
    <w:rsid w:val="00CD0E11"/>
    <w:rsid w:val="00CE1E40"/>
    <w:rsid w:val="00CE6111"/>
    <w:rsid w:val="00D0089A"/>
    <w:rsid w:val="00D054DF"/>
    <w:rsid w:val="00D1081A"/>
    <w:rsid w:val="00D12660"/>
    <w:rsid w:val="00D210F0"/>
    <w:rsid w:val="00D222C7"/>
    <w:rsid w:val="00D22A03"/>
    <w:rsid w:val="00D555F0"/>
    <w:rsid w:val="00D560E9"/>
    <w:rsid w:val="00DA1E51"/>
    <w:rsid w:val="00DC6EC3"/>
    <w:rsid w:val="00DD10B9"/>
    <w:rsid w:val="00E20656"/>
    <w:rsid w:val="00E23B99"/>
    <w:rsid w:val="00E25009"/>
    <w:rsid w:val="00E40806"/>
    <w:rsid w:val="00E543BB"/>
    <w:rsid w:val="00E70D5B"/>
    <w:rsid w:val="00E73BBA"/>
    <w:rsid w:val="00E92CA6"/>
    <w:rsid w:val="00EB2502"/>
    <w:rsid w:val="00EB4CA0"/>
    <w:rsid w:val="00EC5778"/>
    <w:rsid w:val="00EC63B6"/>
    <w:rsid w:val="00EC7606"/>
    <w:rsid w:val="00EE56EF"/>
    <w:rsid w:val="00F0220E"/>
    <w:rsid w:val="00F20B3E"/>
    <w:rsid w:val="00F2643F"/>
    <w:rsid w:val="00F46F1C"/>
    <w:rsid w:val="00F559D9"/>
    <w:rsid w:val="00F730AA"/>
    <w:rsid w:val="00F76E28"/>
    <w:rsid w:val="00F810DC"/>
    <w:rsid w:val="00F83609"/>
    <w:rsid w:val="00F8382F"/>
    <w:rsid w:val="00F95E04"/>
    <w:rsid w:val="00FA6F66"/>
    <w:rsid w:val="00FB36E0"/>
    <w:rsid w:val="00FC4FB7"/>
    <w:rsid w:val="00FD36C5"/>
    <w:rsid w:val="00FD6EAB"/>
    <w:rsid w:val="00FE5F35"/>
    <w:rsid w:val="00FF1194"/>
    <w:rsid w:val="00FF3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F566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72"/>
    <w:pPr>
      <w:spacing w:before="120"/>
    </w:pPr>
    <w:rPr>
      <w:rFonts w:ascii="Times New Roman" w:hAnsi="Times New Roman" w:cs="Times New Roman"/>
      <w:szCs w:val="20"/>
    </w:rPr>
  </w:style>
  <w:style w:type="paragraph" w:styleId="Heading1">
    <w:name w:val="heading 1"/>
    <w:basedOn w:val="Normal"/>
    <w:next w:val="Normal"/>
    <w:link w:val="Heading1Char"/>
    <w:uiPriority w:val="9"/>
    <w:qFormat/>
    <w:rsid w:val="00BD07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A4F38"/>
    <w:pPr>
      <w:keepNext/>
      <w:keepLines/>
      <w:spacing w:before="200"/>
      <w:outlineLvl w:val="1"/>
    </w:pPr>
    <w:rPr>
      <w:rFonts w:ascii="Arial" w:eastAsiaTheme="majorEastAsia" w:hAnsi="Arial" w:cstheme="majorBidi"/>
      <w:b/>
      <w:bCs/>
      <w:color w:val="4F81BD" w:themeColor="accent1"/>
      <w:szCs w:val="24"/>
    </w:rPr>
  </w:style>
  <w:style w:type="paragraph" w:styleId="Heading3">
    <w:name w:val="heading 3"/>
    <w:basedOn w:val="Normal"/>
    <w:next w:val="Normal"/>
    <w:link w:val="Heading3Char"/>
    <w:uiPriority w:val="9"/>
    <w:unhideWhenUsed/>
    <w:qFormat/>
    <w:rsid w:val="00BF5F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FB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21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443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4372"/>
    <w:pPr>
      <w:ind w:left="720"/>
      <w:contextualSpacing/>
    </w:pPr>
  </w:style>
  <w:style w:type="table" w:styleId="LightGrid">
    <w:name w:val="Light Grid"/>
    <w:basedOn w:val="TableNormal"/>
    <w:uiPriority w:val="62"/>
    <w:rsid w:val="00C4437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1Char">
    <w:name w:val="Heading 1 Char"/>
    <w:basedOn w:val="DefaultParagraphFont"/>
    <w:link w:val="Heading1"/>
    <w:uiPriority w:val="9"/>
    <w:rsid w:val="00BD072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A4F38"/>
    <w:rPr>
      <w:rFonts w:ascii="Arial" w:eastAsiaTheme="majorEastAsia" w:hAnsi="Arial" w:cstheme="majorBidi"/>
      <w:b/>
      <w:bCs/>
      <w:color w:val="4F81BD" w:themeColor="accent1"/>
    </w:rPr>
  </w:style>
  <w:style w:type="paragraph" w:styleId="Title">
    <w:name w:val="Title"/>
    <w:basedOn w:val="Normal"/>
    <w:next w:val="Normal"/>
    <w:link w:val="TitleChar"/>
    <w:uiPriority w:val="10"/>
    <w:qFormat/>
    <w:rsid w:val="00BF5F89"/>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5F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5F8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5F89"/>
    <w:rPr>
      <w:rFonts w:asciiTheme="majorHAnsi" w:eastAsiaTheme="majorEastAsia" w:hAnsiTheme="majorHAnsi" w:cstheme="majorBidi"/>
      <w:i/>
      <w:iCs/>
      <w:color w:val="4F81BD" w:themeColor="accent1"/>
      <w:spacing w:val="15"/>
    </w:rPr>
  </w:style>
  <w:style w:type="character" w:customStyle="1" w:styleId="Heading3Char">
    <w:name w:val="Heading 3 Char"/>
    <w:basedOn w:val="DefaultParagraphFont"/>
    <w:link w:val="Heading3"/>
    <w:uiPriority w:val="9"/>
    <w:rsid w:val="00BF5F89"/>
    <w:rPr>
      <w:rFonts w:asciiTheme="majorHAnsi" w:eastAsiaTheme="majorEastAsia" w:hAnsiTheme="majorHAnsi" w:cstheme="majorBidi"/>
      <w:b/>
      <w:bCs/>
      <w:color w:val="4F81BD" w:themeColor="accent1"/>
      <w:szCs w:val="20"/>
    </w:rPr>
  </w:style>
  <w:style w:type="paragraph" w:styleId="BalloonText">
    <w:name w:val="Balloon Text"/>
    <w:basedOn w:val="Normal"/>
    <w:link w:val="BalloonTextChar"/>
    <w:uiPriority w:val="99"/>
    <w:semiHidden/>
    <w:unhideWhenUsed/>
    <w:rsid w:val="00366DE7"/>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DE7"/>
    <w:rPr>
      <w:rFonts w:ascii="Lucida Grande" w:hAnsi="Lucida Grande" w:cs="Lucida Grande"/>
      <w:sz w:val="18"/>
      <w:szCs w:val="18"/>
    </w:rPr>
  </w:style>
  <w:style w:type="character" w:styleId="CommentReference">
    <w:name w:val="annotation reference"/>
    <w:basedOn w:val="DefaultParagraphFont"/>
    <w:uiPriority w:val="99"/>
    <w:semiHidden/>
    <w:unhideWhenUsed/>
    <w:rsid w:val="00BD45E7"/>
    <w:rPr>
      <w:sz w:val="18"/>
      <w:szCs w:val="18"/>
    </w:rPr>
  </w:style>
  <w:style w:type="paragraph" w:styleId="CommentText">
    <w:name w:val="annotation text"/>
    <w:basedOn w:val="Normal"/>
    <w:link w:val="CommentTextChar"/>
    <w:uiPriority w:val="99"/>
    <w:semiHidden/>
    <w:unhideWhenUsed/>
    <w:rsid w:val="00BD45E7"/>
    <w:rPr>
      <w:szCs w:val="24"/>
    </w:rPr>
  </w:style>
  <w:style w:type="character" w:customStyle="1" w:styleId="CommentTextChar">
    <w:name w:val="Comment Text Char"/>
    <w:basedOn w:val="DefaultParagraphFont"/>
    <w:link w:val="CommentText"/>
    <w:uiPriority w:val="99"/>
    <w:semiHidden/>
    <w:rsid w:val="00BD45E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BD45E7"/>
    <w:rPr>
      <w:b/>
      <w:bCs/>
      <w:sz w:val="20"/>
      <w:szCs w:val="20"/>
    </w:rPr>
  </w:style>
  <w:style w:type="character" w:customStyle="1" w:styleId="CommentSubjectChar">
    <w:name w:val="Comment Subject Char"/>
    <w:basedOn w:val="CommentTextChar"/>
    <w:link w:val="CommentSubject"/>
    <w:uiPriority w:val="99"/>
    <w:semiHidden/>
    <w:rsid w:val="00BD45E7"/>
    <w:rPr>
      <w:rFonts w:ascii="Times New Roman" w:hAnsi="Times New Roman" w:cs="Times New Roman"/>
      <w:b/>
      <w:bCs/>
      <w:sz w:val="20"/>
      <w:szCs w:val="20"/>
    </w:rPr>
  </w:style>
  <w:style w:type="paragraph" w:styleId="Revision">
    <w:name w:val="Revision"/>
    <w:hidden/>
    <w:uiPriority w:val="99"/>
    <w:semiHidden/>
    <w:rsid w:val="00972DFA"/>
    <w:rPr>
      <w:rFonts w:ascii="Times New Roman" w:hAnsi="Times New Roman" w:cs="Times New Roman"/>
      <w:szCs w:val="20"/>
    </w:rPr>
  </w:style>
  <w:style w:type="paragraph" w:styleId="Header">
    <w:name w:val="header"/>
    <w:basedOn w:val="Normal"/>
    <w:link w:val="HeaderChar"/>
    <w:uiPriority w:val="99"/>
    <w:unhideWhenUsed/>
    <w:rsid w:val="002441CD"/>
    <w:pPr>
      <w:tabs>
        <w:tab w:val="center" w:pos="4680"/>
        <w:tab w:val="right" w:pos="9360"/>
      </w:tabs>
      <w:spacing w:before="0"/>
    </w:pPr>
  </w:style>
  <w:style w:type="character" w:customStyle="1" w:styleId="HeaderChar">
    <w:name w:val="Header Char"/>
    <w:basedOn w:val="DefaultParagraphFont"/>
    <w:link w:val="Header"/>
    <w:uiPriority w:val="99"/>
    <w:rsid w:val="002441CD"/>
    <w:rPr>
      <w:rFonts w:ascii="Times New Roman" w:hAnsi="Times New Roman" w:cs="Times New Roman"/>
      <w:szCs w:val="20"/>
    </w:rPr>
  </w:style>
  <w:style w:type="paragraph" w:styleId="Footer">
    <w:name w:val="footer"/>
    <w:basedOn w:val="Normal"/>
    <w:link w:val="FooterChar"/>
    <w:uiPriority w:val="99"/>
    <w:unhideWhenUsed/>
    <w:rsid w:val="002441CD"/>
    <w:pPr>
      <w:tabs>
        <w:tab w:val="center" w:pos="4680"/>
        <w:tab w:val="right" w:pos="9360"/>
      </w:tabs>
      <w:spacing w:before="0"/>
    </w:pPr>
  </w:style>
  <w:style w:type="character" w:customStyle="1" w:styleId="FooterChar">
    <w:name w:val="Footer Char"/>
    <w:basedOn w:val="DefaultParagraphFont"/>
    <w:link w:val="Footer"/>
    <w:uiPriority w:val="99"/>
    <w:rsid w:val="002441CD"/>
    <w:rPr>
      <w:rFonts w:ascii="Times New Roman" w:hAnsi="Times New Roman" w:cs="Times New Roman"/>
      <w:szCs w:val="20"/>
    </w:rPr>
  </w:style>
  <w:style w:type="paragraph" w:styleId="FootnoteText">
    <w:name w:val="footnote text"/>
    <w:basedOn w:val="Normal"/>
    <w:link w:val="FootnoteTextChar"/>
    <w:uiPriority w:val="99"/>
    <w:unhideWhenUsed/>
    <w:rsid w:val="006A6501"/>
    <w:pPr>
      <w:spacing w:before="0"/>
    </w:pPr>
    <w:rPr>
      <w:szCs w:val="24"/>
    </w:rPr>
  </w:style>
  <w:style w:type="character" w:customStyle="1" w:styleId="FootnoteTextChar">
    <w:name w:val="Footnote Text Char"/>
    <w:basedOn w:val="DefaultParagraphFont"/>
    <w:link w:val="FootnoteText"/>
    <w:uiPriority w:val="99"/>
    <w:rsid w:val="006A6501"/>
    <w:rPr>
      <w:rFonts w:ascii="Times New Roman" w:hAnsi="Times New Roman" w:cs="Times New Roman"/>
    </w:rPr>
  </w:style>
  <w:style w:type="character" w:styleId="FootnoteReference">
    <w:name w:val="footnote reference"/>
    <w:basedOn w:val="DefaultParagraphFont"/>
    <w:uiPriority w:val="99"/>
    <w:unhideWhenUsed/>
    <w:rsid w:val="006A6501"/>
    <w:rPr>
      <w:vertAlign w:val="superscript"/>
    </w:rPr>
  </w:style>
  <w:style w:type="paragraph" w:styleId="NormalWeb">
    <w:name w:val="Normal (Web)"/>
    <w:basedOn w:val="Normal"/>
    <w:uiPriority w:val="99"/>
    <w:semiHidden/>
    <w:unhideWhenUsed/>
    <w:rsid w:val="00CE6111"/>
    <w:pPr>
      <w:spacing w:before="100" w:beforeAutospacing="1" w:after="100" w:afterAutospacing="1"/>
    </w:pPr>
    <w:rPr>
      <w:rFonts w:ascii="Times" w:hAnsi="Times"/>
      <w:sz w:val="20"/>
    </w:rPr>
  </w:style>
  <w:style w:type="character" w:customStyle="1" w:styleId="Heading4Char">
    <w:name w:val="Heading 4 Char"/>
    <w:basedOn w:val="DefaultParagraphFont"/>
    <w:link w:val="Heading4"/>
    <w:uiPriority w:val="9"/>
    <w:rsid w:val="00FC4FB7"/>
    <w:rPr>
      <w:rFonts w:asciiTheme="majorHAnsi" w:eastAsiaTheme="majorEastAsia" w:hAnsiTheme="majorHAnsi" w:cstheme="majorBidi"/>
      <w:b/>
      <w:bCs/>
      <w:i/>
      <w:iCs/>
      <w:color w:val="4F81BD" w:themeColor="accent1"/>
      <w:szCs w:val="20"/>
    </w:rPr>
  </w:style>
  <w:style w:type="paragraph" w:styleId="TOC1">
    <w:name w:val="toc 1"/>
    <w:basedOn w:val="Normal"/>
    <w:next w:val="Normal"/>
    <w:autoRedefine/>
    <w:uiPriority w:val="39"/>
    <w:unhideWhenUsed/>
    <w:rsid w:val="00AB24CF"/>
    <w:pPr>
      <w:tabs>
        <w:tab w:val="right" w:leader="dot" w:pos="8630"/>
      </w:tabs>
    </w:pPr>
  </w:style>
  <w:style w:type="paragraph" w:styleId="TOC2">
    <w:name w:val="toc 2"/>
    <w:basedOn w:val="Normal"/>
    <w:next w:val="Normal"/>
    <w:autoRedefine/>
    <w:uiPriority w:val="39"/>
    <w:unhideWhenUsed/>
    <w:rsid w:val="00B05EC0"/>
    <w:pPr>
      <w:ind w:left="240"/>
    </w:pPr>
  </w:style>
  <w:style w:type="paragraph" w:styleId="TOC3">
    <w:name w:val="toc 3"/>
    <w:basedOn w:val="Normal"/>
    <w:next w:val="Normal"/>
    <w:autoRedefine/>
    <w:uiPriority w:val="39"/>
    <w:unhideWhenUsed/>
    <w:rsid w:val="00B05EC0"/>
    <w:pPr>
      <w:ind w:left="480"/>
    </w:pPr>
  </w:style>
  <w:style w:type="paragraph" w:styleId="TOC4">
    <w:name w:val="toc 4"/>
    <w:basedOn w:val="Normal"/>
    <w:next w:val="Normal"/>
    <w:autoRedefine/>
    <w:uiPriority w:val="39"/>
    <w:unhideWhenUsed/>
    <w:rsid w:val="00B05EC0"/>
    <w:pPr>
      <w:ind w:left="720"/>
    </w:pPr>
  </w:style>
  <w:style w:type="paragraph" w:styleId="TOC5">
    <w:name w:val="toc 5"/>
    <w:basedOn w:val="Normal"/>
    <w:next w:val="Normal"/>
    <w:autoRedefine/>
    <w:uiPriority w:val="39"/>
    <w:unhideWhenUsed/>
    <w:rsid w:val="00B05EC0"/>
    <w:pPr>
      <w:ind w:left="960"/>
    </w:pPr>
  </w:style>
  <w:style w:type="paragraph" w:styleId="TOC6">
    <w:name w:val="toc 6"/>
    <w:basedOn w:val="Normal"/>
    <w:next w:val="Normal"/>
    <w:autoRedefine/>
    <w:uiPriority w:val="39"/>
    <w:unhideWhenUsed/>
    <w:rsid w:val="00B05EC0"/>
    <w:pPr>
      <w:ind w:left="1200"/>
    </w:pPr>
  </w:style>
  <w:style w:type="paragraph" w:styleId="TOC7">
    <w:name w:val="toc 7"/>
    <w:basedOn w:val="Normal"/>
    <w:next w:val="Normal"/>
    <w:autoRedefine/>
    <w:uiPriority w:val="39"/>
    <w:unhideWhenUsed/>
    <w:rsid w:val="00B05EC0"/>
    <w:pPr>
      <w:ind w:left="1440"/>
    </w:pPr>
  </w:style>
  <w:style w:type="paragraph" w:styleId="TOC8">
    <w:name w:val="toc 8"/>
    <w:basedOn w:val="Normal"/>
    <w:next w:val="Normal"/>
    <w:autoRedefine/>
    <w:uiPriority w:val="39"/>
    <w:unhideWhenUsed/>
    <w:rsid w:val="00B05EC0"/>
    <w:pPr>
      <w:ind w:left="1680"/>
    </w:pPr>
  </w:style>
  <w:style w:type="paragraph" w:styleId="TOC9">
    <w:name w:val="toc 9"/>
    <w:basedOn w:val="Normal"/>
    <w:next w:val="Normal"/>
    <w:autoRedefine/>
    <w:uiPriority w:val="39"/>
    <w:unhideWhenUsed/>
    <w:rsid w:val="00B05EC0"/>
    <w:pPr>
      <w:ind w:left="1920"/>
    </w:pPr>
  </w:style>
  <w:style w:type="character" w:styleId="Hyperlink">
    <w:name w:val="Hyperlink"/>
    <w:basedOn w:val="DefaultParagraphFont"/>
    <w:uiPriority w:val="99"/>
    <w:unhideWhenUsed/>
    <w:rsid w:val="00B05EC0"/>
    <w:rPr>
      <w:color w:val="0000FF" w:themeColor="hyperlink"/>
      <w:u w:val="single"/>
    </w:rPr>
  </w:style>
  <w:style w:type="character" w:styleId="FollowedHyperlink">
    <w:name w:val="FollowedHyperlink"/>
    <w:basedOn w:val="DefaultParagraphFont"/>
    <w:uiPriority w:val="99"/>
    <w:semiHidden/>
    <w:unhideWhenUsed/>
    <w:rsid w:val="00B05EC0"/>
    <w:rPr>
      <w:color w:val="800080" w:themeColor="followedHyperlink"/>
      <w:u w:val="single"/>
    </w:rPr>
  </w:style>
  <w:style w:type="character" w:customStyle="1" w:styleId="Heading5Char">
    <w:name w:val="Heading 5 Char"/>
    <w:basedOn w:val="DefaultParagraphFont"/>
    <w:link w:val="Heading5"/>
    <w:uiPriority w:val="9"/>
    <w:rsid w:val="005E0210"/>
    <w:rPr>
      <w:rFonts w:asciiTheme="majorHAnsi" w:eastAsiaTheme="majorEastAsia" w:hAnsiTheme="majorHAnsi" w:cstheme="majorBidi"/>
      <w:color w:val="243F60" w:themeColor="accent1" w:themeShade="7F"/>
      <w:szCs w:val="20"/>
    </w:rPr>
  </w:style>
  <w:style w:type="paragraph" w:styleId="BodyText">
    <w:name w:val="Body Text"/>
    <w:basedOn w:val="Normal"/>
    <w:link w:val="BodyTextChar"/>
    <w:qFormat/>
    <w:rsid w:val="007E3CD1"/>
    <w:pPr>
      <w:spacing w:before="0" w:after="240"/>
    </w:pPr>
    <w:rPr>
      <w:rFonts w:eastAsia="Times New Roman"/>
      <w:lang w:val="x-none" w:eastAsia="x-none"/>
    </w:rPr>
  </w:style>
  <w:style w:type="character" w:customStyle="1" w:styleId="BodyTextChar">
    <w:name w:val="Body Text Char"/>
    <w:basedOn w:val="DefaultParagraphFont"/>
    <w:link w:val="BodyText"/>
    <w:rsid w:val="007E3CD1"/>
    <w:rPr>
      <w:rFonts w:ascii="Times New Roman" w:eastAsia="Times New Roman" w:hAnsi="Times New Roman" w:cs="Times New Roman"/>
      <w:szCs w:val="20"/>
      <w:lang w:val="x-none" w:eastAsia="x-none"/>
    </w:rPr>
  </w:style>
  <w:style w:type="paragraph" w:styleId="Caption">
    <w:name w:val="caption"/>
    <w:basedOn w:val="Normal"/>
    <w:next w:val="Normal"/>
    <w:uiPriority w:val="35"/>
    <w:unhideWhenUsed/>
    <w:qFormat/>
    <w:rsid w:val="007E3CD1"/>
    <w:pPr>
      <w:spacing w:before="0" w:after="240" w:line="276" w:lineRule="auto"/>
    </w:pPr>
    <w:rPr>
      <w:rFonts w:eastAsia="Calibri"/>
      <w:b/>
      <w:bC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72"/>
    <w:pPr>
      <w:spacing w:before="120"/>
    </w:pPr>
    <w:rPr>
      <w:rFonts w:ascii="Times New Roman" w:hAnsi="Times New Roman" w:cs="Times New Roman"/>
      <w:szCs w:val="20"/>
    </w:rPr>
  </w:style>
  <w:style w:type="paragraph" w:styleId="Heading1">
    <w:name w:val="heading 1"/>
    <w:basedOn w:val="Normal"/>
    <w:next w:val="Normal"/>
    <w:link w:val="Heading1Char"/>
    <w:uiPriority w:val="9"/>
    <w:qFormat/>
    <w:rsid w:val="00BD07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A4F38"/>
    <w:pPr>
      <w:keepNext/>
      <w:keepLines/>
      <w:spacing w:before="200"/>
      <w:outlineLvl w:val="1"/>
    </w:pPr>
    <w:rPr>
      <w:rFonts w:ascii="Arial" w:eastAsiaTheme="majorEastAsia" w:hAnsi="Arial" w:cstheme="majorBidi"/>
      <w:b/>
      <w:bCs/>
      <w:color w:val="4F81BD" w:themeColor="accent1"/>
      <w:szCs w:val="24"/>
    </w:rPr>
  </w:style>
  <w:style w:type="paragraph" w:styleId="Heading3">
    <w:name w:val="heading 3"/>
    <w:basedOn w:val="Normal"/>
    <w:next w:val="Normal"/>
    <w:link w:val="Heading3Char"/>
    <w:uiPriority w:val="9"/>
    <w:unhideWhenUsed/>
    <w:qFormat/>
    <w:rsid w:val="00BF5F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FB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21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443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4372"/>
    <w:pPr>
      <w:ind w:left="720"/>
      <w:contextualSpacing/>
    </w:pPr>
  </w:style>
  <w:style w:type="table" w:styleId="LightGrid">
    <w:name w:val="Light Grid"/>
    <w:basedOn w:val="TableNormal"/>
    <w:uiPriority w:val="62"/>
    <w:rsid w:val="00C4437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1Char">
    <w:name w:val="Heading 1 Char"/>
    <w:basedOn w:val="DefaultParagraphFont"/>
    <w:link w:val="Heading1"/>
    <w:uiPriority w:val="9"/>
    <w:rsid w:val="00BD072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A4F38"/>
    <w:rPr>
      <w:rFonts w:ascii="Arial" w:eastAsiaTheme="majorEastAsia" w:hAnsi="Arial" w:cstheme="majorBidi"/>
      <w:b/>
      <w:bCs/>
      <w:color w:val="4F81BD" w:themeColor="accent1"/>
    </w:rPr>
  </w:style>
  <w:style w:type="paragraph" w:styleId="Title">
    <w:name w:val="Title"/>
    <w:basedOn w:val="Normal"/>
    <w:next w:val="Normal"/>
    <w:link w:val="TitleChar"/>
    <w:uiPriority w:val="10"/>
    <w:qFormat/>
    <w:rsid w:val="00BF5F89"/>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5F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5F8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5F89"/>
    <w:rPr>
      <w:rFonts w:asciiTheme="majorHAnsi" w:eastAsiaTheme="majorEastAsia" w:hAnsiTheme="majorHAnsi" w:cstheme="majorBidi"/>
      <w:i/>
      <w:iCs/>
      <w:color w:val="4F81BD" w:themeColor="accent1"/>
      <w:spacing w:val="15"/>
    </w:rPr>
  </w:style>
  <w:style w:type="character" w:customStyle="1" w:styleId="Heading3Char">
    <w:name w:val="Heading 3 Char"/>
    <w:basedOn w:val="DefaultParagraphFont"/>
    <w:link w:val="Heading3"/>
    <w:uiPriority w:val="9"/>
    <w:rsid w:val="00BF5F89"/>
    <w:rPr>
      <w:rFonts w:asciiTheme="majorHAnsi" w:eastAsiaTheme="majorEastAsia" w:hAnsiTheme="majorHAnsi" w:cstheme="majorBidi"/>
      <w:b/>
      <w:bCs/>
      <w:color w:val="4F81BD" w:themeColor="accent1"/>
      <w:szCs w:val="20"/>
    </w:rPr>
  </w:style>
  <w:style w:type="paragraph" w:styleId="BalloonText">
    <w:name w:val="Balloon Text"/>
    <w:basedOn w:val="Normal"/>
    <w:link w:val="BalloonTextChar"/>
    <w:uiPriority w:val="99"/>
    <w:semiHidden/>
    <w:unhideWhenUsed/>
    <w:rsid w:val="00366DE7"/>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DE7"/>
    <w:rPr>
      <w:rFonts w:ascii="Lucida Grande" w:hAnsi="Lucida Grande" w:cs="Lucida Grande"/>
      <w:sz w:val="18"/>
      <w:szCs w:val="18"/>
    </w:rPr>
  </w:style>
  <w:style w:type="character" w:styleId="CommentReference">
    <w:name w:val="annotation reference"/>
    <w:basedOn w:val="DefaultParagraphFont"/>
    <w:uiPriority w:val="99"/>
    <w:semiHidden/>
    <w:unhideWhenUsed/>
    <w:rsid w:val="00BD45E7"/>
    <w:rPr>
      <w:sz w:val="18"/>
      <w:szCs w:val="18"/>
    </w:rPr>
  </w:style>
  <w:style w:type="paragraph" w:styleId="CommentText">
    <w:name w:val="annotation text"/>
    <w:basedOn w:val="Normal"/>
    <w:link w:val="CommentTextChar"/>
    <w:uiPriority w:val="99"/>
    <w:semiHidden/>
    <w:unhideWhenUsed/>
    <w:rsid w:val="00BD45E7"/>
    <w:rPr>
      <w:szCs w:val="24"/>
    </w:rPr>
  </w:style>
  <w:style w:type="character" w:customStyle="1" w:styleId="CommentTextChar">
    <w:name w:val="Comment Text Char"/>
    <w:basedOn w:val="DefaultParagraphFont"/>
    <w:link w:val="CommentText"/>
    <w:uiPriority w:val="99"/>
    <w:semiHidden/>
    <w:rsid w:val="00BD45E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BD45E7"/>
    <w:rPr>
      <w:b/>
      <w:bCs/>
      <w:sz w:val="20"/>
      <w:szCs w:val="20"/>
    </w:rPr>
  </w:style>
  <w:style w:type="character" w:customStyle="1" w:styleId="CommentSubjectChar">
    <w:name w:val="Comment Subject Char"/>
    <w:basedOn w:val="CommentTextChar"/>
    <w:link w:val="CommentSubject"/>
    <w:uiPriority w:val="99"/>
    <w:semiHidden/>
    <w:rsid w:val="00BD45E7"/>
    <w:rPr>
      <w:rFonts w:ascii="Times New Roman" w:hAnsi="Times New Roman" w:cs="Times New Roman"/>
      <w:b/>
      <w:bCs/>
      <w:sz w:val="20"/>
      <w:szCs w:val="20"/>
    </w:rPr>
  </w:style>
  <w:style w:type="paragraph" w:styleId="Revision">
    <w:name w:val="Revision"/>
    <w:hidden/>
    <w:uiPriority w:val="99"/>
    <w:semiHidden/>
    <w:rsid w:val="00972DFA"/>
    <w:rPr>
      <w:rFonts w:ascii="Times New Roman" w:hAnsi="Times New Roman" w:cs="Times New Roman"/>
      <w:szCs w:val="20"/>
    </w:rPr>
  </w:style>
  <w:style w:type="paragraph" w:styleId="Header">
    <w:name w:val="header"/>
    <w:basedOn w:val="Normal"/>
    <w:link w:val="HeaderChar"/>
    <w:uiPriority w:val="99"/>
    <w:unhideWhenUsed/>
    <w:rsid w:val="002441CD"/>
    <w:pPr>
      <w:tabs>
        <w:tab w:val="center" w:pos="4680"/>
        <w:tab w:val="right" w:pos="9360"/>
      </w:tabs>
      <w:spacing w:before="0"/>
    </w:pPr>
  </w:style>
  <w:style w:type="character" w:customStyle="1" w:styleId="HeaderChar">
    <w:name w:val="Header Char"/>
    <w:basedOn w:val="DefaultParagraphFont"/>
    <w:link w:val="Header"/>
    <w:uiPriority w:val="99"/>
    <w:rsid w:val="002441CD"/>
    <w:rPr>
      <w:rFonts w:ascii="Times New Roman" w:hAnsi="Times New Roman" w:cs="Times New Roman"/>
      <w:szCs w:val="20"/>
    </w:rPr>
  </w:style>
  <w:style w:type="paragraph" w:styleId="Footer">
    <w:name w:val="footer"/>
    <w:basedOn w:val="Normal"/>
    <w:link w:val="FooterChar"/>
    <w:uiPriority w:val="99"/>
    <w:unhideWhenUsed/>
    <w:rsid w:val="002441CD"/>
    <w:pPr>
      <w:tabs>
        <w:tab w:val="center" w:pos="4680"/>
        <w:tab w:val="right" w:pos="9360"/>
      </w:tabs>
      <w:spacing w:before="0"/>
    </w:pPr>
  </w:style>
  <w:style w:type="character" w:customStyle="1" w:styleId="FooterChar">
    <w:name w:val="Footer Char"/>
    <w:basedOn w:val="DefaultParagraphFont"/>
    <w:link w:val="Footer"/>
    <w:uiPriority w:val="99"/>
    <w:rsid w:val="002441CD"/>
    <w:rPr>
      <w:rFonts w:ascii="Times New Roman" w:hAnsi="Times New Roman" w:cs="Times New Roman"/>
      <w:szCs w:val="20"/>
    </w:rPr>
  </w:style>
  <w:style w:type="paragraph" w:styleId="FootnoteText">
    <w:name w:val="footnote text"/>
    <w:basedOn w:val="Normal"/>
    <w:link w:val="FootnoteTextChar"/>
    <w:uiPriority w:val="99"/>
    <w:unhideWhenUsed/>
    <w:rsid w:val="006A6501"/>
    <w:pPr>
      <w:spacing w:before="0"/>
    </w:pPr>
    <w:rPr>
      <w:szCs w:val="24"/>
    </w:rPr>
  </w:style>
  <w:style w:type="character" w:customStyle="1" w:styleId="FootnoteTextChar">
    <w:name w:val="Footnote Text Char"/>
    <w:basedOn w:val="DefaultParagraphFont"/>
    <w:link w:val="FootnoteText"/>
    <w:uiPriority w:val="99"/>
    <w:rsid w:val="006A6501"/>
    <w:rPr>
      <w:rFonts w:ascii="Times New Roman" w:hAnsi="Times New Roman" w:cs="Times New Roman"/>
    </w:rPr>
  </w:style>
  <w:style w:type="character" w:styleId="FootnoteReference">
    <w:name w:val="footnote reference"/>
    <w:basedOn w:val="DefaultParagraphFont"/>
    <w:uiPriority w:val="99"/>
    <w:unhideWhenUsed/>
    <w:rsid w:val="006A6501"/>
    <w:rPr>
      <w:vertAlign w:val="superscript"/>
    </w:rPr>
  </w:style>
  <w:style w:type="paragraph" w:styleId="NormalWeb">
    <w:name w:val="Normal (Web)"/>
    <w:basedOn w:val="Normal"/>
    <w:uiPriority w:val="99"/>
    <w:semiHidden/>
    <w:unhideWhenUsed/>
    <w:rsid w:val="00CE6111"/>
    <w:pPr>
      <w:spacing w:before="100" w:beforeAutospacing="1" w:after="100" w:afterAutospacing="1"/>
    </w:pPr>
    <w:rPr>
      <w:rFonts w:ascii="Times" w:hAnsi="Times"/>
      <w:sz w:val="20"/>
    </w:rPr>
  </w:style>
  <w:style w:type="character" w:customStyle="1" w:styleId="Heading4Char">
    <w:name w:val="Heading 4 Char"/>
    <w:basedOn w:val="DefaultParagraphFont"/>
    <w:link w:val="Heading4"/>
    <w:uiPriority w:val="9"/>
    <w:rsid w:val="00FC4FB7"/>
    <w:rPr>
      <w:rFonts w:asciiTheme="majorHAnsi" w:eastAsiaTheme="majorEastAsia" w:hAnsiTheme="majorHAnsi" w:cstheme="majorBidi"/>
      <w:b/>
      <w:bCs/>
      <w:i/>
      <w:iCs/>
      <w:color w:val="4F81BD" w:themeColor="accent1"/>
      <w:szCs w:val="20"/>
    </w:rPr>
  </w:style>
  <w:style w:type="paragraph" w:styleId="TOC1">
    <w:name w:val="toc 1"/>
    <w:basedOn w:val="Normal"/>
    <w:next w:val="Normal"/>
    <w:autoRedefine/>
    <w:uiPriority w:val="39"/>
    <w:unhideWhenUsed/>
    <w:rsid w:val="00AB24CF"/>
    <w:pPr>
      <w:tabs>
        <w:tab w:val="right" w:leader="dot" w:pos="8630"/>
      </w:tabs>
    </w:pPr>
  </w:style>
  <w:style w:type="paragraph" w:styleId="TOC2">
    <w:name w:val="toc 2"/>
    <w:basedOn w:val="Normal"/>
    <w:next w:val="Normal"/>
    <w:autoRedefine/>
    <w:uiPriority w:val="39"/>
    <w:unhideWhenUsed/>
    <w:rsid w:val="00B05EC0"/>
    <w:pPr>
      <w:ind w:left="240"/>
    </w:pPr>
  </w:style>
  <w:style w:type="paragraph" w:styleId="TOC3">
    <w:name w:val="toc 3"/>
    <w:basedOn w:val="Normal"/>
    <w:next w:val="Normal"/>
    <w:autoRedefine/>
    <w:uiPriority w:val="39"/>
    <w:unhideWhenUsed/>
    <w:rsid w:val="00B05EC0"/>
    <w:pPr>
      <w:ind w:left="480"/>
    </w:pPr>
  </w:style>
  <w:style w:type="paragraph" w:styleId="TOC4">
    <w:name w:val="toc 4"/>
    <w:basedOn w:val="Normal"/>
    <w:next w:val="Normal"/>
    <w:autoRedefine/>
    <w:uiPriority w:val="39"/>
    <w:unhideWhenUsed/>
    <w:rsid w:val="00B05EC0"/>
    <w:pPr>
      <w:ind w:left="720"/>
    </w:pPr>
  </w:style>
  <w:style w:type="paragraph" w:styleId="TOC5">
    <w:name w:val="toc 5"/>
    <w:basedOn w:val="Normal"/>
    <w:next w:val="Normal"/>
    <w:autoRedefine/>
    <w:uiPriority w:val="39"/>
    <w:unhideWhenUsed/>
    <w:rsid w:val="00B05EC0"/>
    <w:pPr>
      <w:ind w:left="960"/>
    </w:pPr>
  </w:style>
  <w:style w:type="paragraph" w:styleId="TOC6">
    <w:name w:val="toc 6"/>
    <w:basedOn w:val="Normal"/>
    <w:next w:val="Normal"/>
    <w:autoRedefine/>
    <w:uiPriority w:val="39"/>
    <w:unhideWhenUsed/>
    <w:rsid w:val="00B05EC0"/>
    <w:pPr>
      <w:ind w:left="1200"/>
    </w:pPr>
  </w:style>
  <w:style w:type="paragraph" w:styleId="TOC7">
    <w:name w:val="toc 7"/>
    <w:basedOn w:val="Normal"/>
    <w:next w:val="Normal"/>
    <w:autoRedefine/>
    <w:uiPriority w:val="39"/>
    <w:unhideWhenUsed/>
    <w:rsid w:val="00B05EC0"/>
    <w:pPr>
      <w:ind w:left="1440"/>
    </w:pPr>
  </w:style>
  <w:style w:type="paragraph" w:styleId="TOC8">
    <w:name w:val="toc 8"/>
    <w:basedOn w:val="Normal"/>
    <w:next w:val="Normal"/>
    <w:autoRedefine/>
    <w:uiPriority w:val="39"/>
    <w:unhideWhenUsed/>
    <w:rsid w:val="00B05EC0"/>
    <w:pPr>
      <w:ind w:left="1680"/>
    </w:pPr>
  </w:style>
  <w:style w:type="paragraph" w:styleId="TOC9">
    <w:name w:val="toc 9"/>
    <w:basedOn w:val="Normal"/>
    <w:next w:val="Normal"/>
    <w:autoRedefine/>
    <w:uiPriority w:val="39"/>
    <w:unhideWhenUsed/>
    <w:rsid w:val="00B05EC0"/>
    <w:pPr>
      <w:ind w:left="1920"/>
    </w:pPr>
  </w:style>
  <w:style w:type="character" w:styleId="Hyperlink">
    <w:name w:val="Hyperlink"/>
    <w:basedOn w:val="DefaultParagraphFont"/>
    <w:uiPriority w:val="99"/>
    <w:unhideWhenUsed/>
    <w:rsid w:val="00B05EC0"/>
    <w:rPr>
      <w:color w:val="0000FF" w:themeColor="hyperlink"/>
      <w:u w:val="single"/>
    </w:rPr>
  </w:style>
  <w:style w:type="character" w:styleId="FollowedHyperlink">
    <w:name w:val="FollowedHyperlink"/>
    <w:basedOn w:val="DefaultParagraphFont"/>
    <w:uiPriority w:val="99"/>
    <w:semiHidden/>
    <w:unhideWhenUsed/>
    <w:rsid w:val="00B05EC0"/>
    <w:rPr>
      <w:color w:val="800080" w:themeColor="followedHyperlink"/>
      <w:u w:val="single"/>
    </w:rPr>
  </w:style>
  <w:style w:type="character" w:customStyle="1" w:styleId="Heading5Char">
    <w:name w:val="Heading 5 Char"/>
    <w:basedOn w:val="DefaultParagraphFont"/>
    <w:link w:val="Heading5"/>
    <w:uiPriority w:val="9"/>
    <w:rsid w:val="005E0210"/>
    <w:rPr>
      <w:rFonts w:asciiTheme="majorHAnsi" w:eastAsiaTheme="majorEastAsia" w:hAnsiTheme="majorHAnsi" w:cstheme="majorBidi"/>
      <w:color w:val="243F60" w:themeColor="accent1" w:themeShade="7F"/>
      <w:szCs w:val="20"/>
    </w:rPr>
  </w:style>
  <w:style w:type="paragraph" w:styleId="BodyText">
    <w:name w:val="Body Text"/>
    <w:basedOn w:val="Normal"/>
    <w:link w:val="BodyTextChar"/>
    <w:qFormat/>
    <w:rsid w:val="007E3CD1"/>
    <w:pPr>
      <w:spacing w:before="0" w:after="240"/>
    </w:pPr>
    <w:rPr>
      <w:rFonts w:eastAsia="Times New Roman"/>
      <w:lang w:val="x-none" w:eastAsia="x-none"/>
    </w:rPr>
  </w:style>
  <w:style w:type="character" w:customStyle="1" w:styleId="BodyTextChar">
    <w:name w:val="Body Text Char"/>
    <w:basedOn w:val="DefaultParagraphFont"/>
    <w:link w:val="BodyText"/>
    <w:rsid w:val="007E3CD1"/>
    <w:rPr>
      <w:rFonts w:ascii="Times New Roman" w:eastAsia="Times New Roman" w:hAnsi="Times New Roman" w:cs="Times New Roman"/>
      <w:szCs w:val="20"/>
      <w:lang w:val="x-none" w:eastAsia="x-none"/>
    </w:rPr>
  </w:style>
  <w:style w:type="paragraph" w:styleId="Caption">
    <w:name w:val="caption"/>
    <w:basedOn w:val="Normal"/>
    <w:next w:val="Normal"/>
    <w:uiPriority w:val="35"/>
    <w:unhideWhenUsed/>
    <w:qFormat/>
    <w:rsid w:val="007E3CD1"/>
    <w:pPr>
      <w:spacing w:before="0" w:after="240" w:line="276" w:lineRule="auto"/>
    </w:pPr>
    <w:rPr>
      <w:rFonts w:eastAsia="Calibr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451">
      <w:bodyDiv w:val="1"/>
      <w:marLeft w:val="0"/>
      <w:marRight w:val="0"/>
      <w:marTop w:val="0"/>
      <w:marBottom w:val="0"/>
      <w:divBdr>
        <w:top w:val="none" w:sz="0" w:space="0" w:color="auto"/>
        <w:left w:val="none" w:sz="0" w:space="0" w:color="auto"/>
        <w:bottom w:val="none" w:sz="0" w:space="0" w:color="auto"/>
        <w:right w:val="none" w:sz="0" w:space="0" w:color="auto"/>
      </w:divBdr>
    </w:div>
    <w:div w:id="23331951">
      <w:bodyDiv w:val="1"/>
      <w:marLeft w:val="0"/>
      <w:marRight w:val="0"/>
      <w:marTop w:val="0"/>
      <w:marBottom w:val="0"/>
      <w:divBdr>
        <w:top w:val="none" w:sz="0" w:space="0" w:color="auto"/>
        <w:left w:val="none" w:sz="0" w:space="0" w:color="auto"/>
        <w:bottom w:val="none" w:sz="0" w:space="0" w:color="auto"/>
        <w:right w:val="none" w:sz="0" w:space="0" w:color="auto"/>
      </w:divBdr>
    </w:div>
    <w:div w:id="135071432">
      <w:bodyDiv w:val="1"/>
      <w:marLeft w:val="0"/>
      <w:marRight w:val="0"/>
      <w:marTop w:val="0"/>
      <w:marBottom w:val="0"/>
      <w:divBdr>
        <w:top w:val="none" w:sz="0" w:space="0" w:color="auto"/>
        <w:left w:val="none" w:sz="0" w:space="0" w:color="auto"/>
        <w:bottom w:val="none" w:sz="0" w:space="0" w:color="auto"/>
        <w:right w:val="none" w:sz="0" w:space="0" w:color="auto"/>
      </w:divBdr>
    </w:div>
    <w:div w:id="264847408">
      <w:bodyDiv w:val="1"/>
      <w:marLeft w:val="0"/>
      <w:marRight w:val="0"/>
      <w:marTop w:val="0"/>
      <w:marBottom w:val="0"/>
      <w:divBdr>
        <w:top w:val="none" w:sz="0" w:space="0" w:color="auto"/>
        <w:left w:val="none" w:sz="0" w:space="0" w:color="auto"/>
        <w:bottom w:val="none" w:sz="0" w:space="0" w:color="auto"/>
        <w:right w:val="none" w:sz="0" w:space="0" w:color="auto"/>
      </w:divBdr>
    </w:div>
    <w:div w:id="272637873">
      <w:bodyDiv w:val="1"/>
      <w:marLeft w:val="0"/>
      <w:marRight w:val="0"/>
      <w:marTop w:val="0"/>
      <w:marBottom w:val="0"/>
      <w:divBdr>
        <w:top w:val="none" w:sz="0" w:space="0" w:color="auto"/>
        <w:left w:val="none" w:sz="0" w:space="0" w:color="auto"/>
        <w:bottom w:val="none" w:sz="0" w:space="0" w:color="auto"/>
        <w:right w:val="none" w:sz="0" w:space="0" w:color="auto"/>
      </w:divBdr>
    </w:div>
    <w:div w:id="272789045">
      <w:bodyDiv w:val="1"/>
      <w:marLeft w:val="0"/>
      <w:marRight w:val="0"/>
      <w:marTop w:val="0"/>
      <w:marBottom w:val="0"/>
      <w:divBdr>
        <w:top w:val="none" w:sz="0" w:space="0" w:color="auto"/>
        <w:left w:val="none" w:sz="0" w:space="0" w:color="auto"/>
        <w:bottom w:val="none" w:sz="0" w:space="0" w:color="auto"/>
        <w:right w:val="none" w:sz="0" w:space="0" w:color="auto"/>
      </w:divBdr>
    </w:div>
    <w:div w:id="326247634">
      <w:bodyDiv w:val="1"/>
      <w:marLeft w:val="0"/>
      <w:marRight w:val="0"/>
      <w:marTop w:val="0"/>
      <w:marBottom w:val="0"/>
      <w:divBdr>
        <w:top w:val="none" w:sz="0" w:space="0" w:color="auto"/>
        <w:left w:val="none" w:sz="0" w:space="0" w:color="auto"/>
        <w:bottom w:val="none" w:sz="0" w:space="0" w:color="auto"/>
        <w:right w:val="none" w:sz="0" w:space="0" w:color="auto"/>
      </w:divBdr>
    </w:div>
    <w:div w:id="341858363">
      <w:bodyDiv w:val="1"/>
      <w:marLeft w:val="0"/>
      <w:marRight w:val="0"/>
      <w:marTop w:val="0"/>
      <w:marBottom w:val="0"/>
      <w:divBdr>
        <w:top w:val="none" w:sz="0" w:space="0" w:color="auto"/>
        <w:left w:val="none" w:sz="0" w:space="0" w:color="auto"/>
        <w:bottom w:val="none" w:sz="0" w:space="0" w:color="auto"/>
        <w:right w:val="none" w:sz="0" w:space="0" w:color="auto"/>
      </w:divBdr>
    </w:div>
    <w:div w:id="521090399">
      <w:bodyDiv w:val="1"/>
      <w:marLeft w:val="0"/>
      <w:marRight w:val="0"/>
      <w:marTop w:val="0"/>
      <w:marBottom w:val="0"/>
      <w:divBdr>
        <w:top w:val="none" w:sz="0" w:space="0" w:color="auto"/>
        <w:left w:val="none" w:sz="0" w:space="0" w:color="auto"/>
        <w:bottom w:val="none" w:sz="0" w:space="0" w:color="auto"/>
        <w:right w:val="none" w:sz="0" w:space="0" w:color="auto"/>
      </w:divBdr>
    </w:div>
    <w:div w:id="547885668">
      <w:bodyDiv w:val="1"/>
      <w:marLeft w:val="0"/>
      <w:marRight w:val="0"/>
      <w:marTop w:val="0"/>
      <w:marBottom w:val="0"/>
      <w:divBdr>
        <w:top w:val="none" w:sz="0" w:space="0" w:color="auto"/>
        <w:left w:val="none" w:sz="0" w:space="0" w:color="auto"/>
        <w:bottom w:val="none" w:sz="0" w:space="0" w:color="auto"/>
        <w:right w:val="none" w:sz="0" w:space="0" w:color="auto"/>
      </w:divBdr>
    </w:div>
    <w:div w:id="672608273">
      <w:bodyDiv w:val="1"/>
      <w:marLeft w:val="0"/>
      <w:marRight w:val="0"/>
      <w:marTop w:val="0"/>
      <w:marBottom w:val="0"/>
      <w:divBdr>
        <w:top w:val="none" w:sz="0" w:space="0" w:color="auto"/>
        <w:left w:val="none" w:sz="0" w:space="0" w:color="auto"/>
        <w:bottom w:val="none" w:sz="0" w:space="0" w:color="auto"/>
        <w:right w:val="none" w:sz="0" w:space="0" w:color="auto"/>
      </w:divBdr>
    </w:div>
    <w:div w:id="721976539">
      <w:bodyDiv w:val="1"/>
      <w:marLeft w:val="0"/>
      <w:marRight w:val="0"/>
      <w:marTop w:val="0"/>
      <w:marBottom w:val="0"/>
      <w:divBdr>
        <w:top w:val="none" w:sz="0" w:space="0" w:color="auto"/>
        <w:left w:val="none" w:sz="0" w:space="0" w:color="auto"/>
        <w:bottom w:val="none" w:sz="0" w:space="0" w:color="auto"/>
        <w:right w:val="none" w:sz="0" w:space="0" w:color="auto"/>
      </w:divBdr>
    </w:div>
    <w:div w:id="956566917">
      <w:bodyDiv w:val="1"/>
      <w:marLeft w:val="0"/>
      <w:marRight w:val="0"/>
      <w:marTop w:val="0"/>
      <w:marBottom w:val="0"/>
      <w:divBdr>
        <w:top w:val="none" w:sz="0" w:space="0" w:color="auto"/>
        <w:left w:val="none" w:sz="0" w:space="0" w:color="auto"/>
        <w:bottom w:val="none" w:sz="0" w:space="0" w:color="auto"/>
        <w:right w:val="none" w:sz="0" w:space="0" w:color="auto"/>
      </w:divBdr>
    </w:div>
    <w:div w:id="994727409">
      <w:bodyDiv w:val="1"/>
      <w:marLeft w:val="0"/>
      <w:marRight w:val="0"/>
      <w:marTop w:val="0"/>
      <w:marBottom w:val="0"/>
      <w:divBdr>
        <w:top w:val="none" w:sz="0" w:space="0" w:color="auto"/>
        <w:left w:val="none" w:sz="0" w:space="0" w:color="auto"/>
        <w:bottom w:val="none" w:sz="0" w:space="0" w:color="auto"/>
        <w:right w:val="none" w:sz="0" w:space="0" w:color="auto"/>
      </w:divBdr>
    </w:div>
    <w:div w:id="1141116968">
      <w:bodyDiv w:val="1"/>
      <w:marLeft w:val="0"/>
      <w:marRight w:val="0"/>
      <w:marTop w:val="0"/>
      <w:marBottom w:val="0"/>
      <w:divBdr>
        <w:top w:val="none" w:sz="0" w:space="0" w:color="auto"/>
        <w:left w:val="none" w:sz="0" w:space="0" w:color="auto"/>
        <w:bottom w:val="none" w:sz="0" w:space="0" w:color="auto"/>
        <w:right w:val="none" w:sz="0" w:space="0" w:color="auto"/>
      </w:divBdr>
    </w:div>
    <w:div w:id="1162162752">
      <w:bodyDiv w:val="1"/>
      <w:marLeft w:val="0"/>
      <w:marRight w:val="0"/>
      <w:marTop w:val="0"/>
      <w:marBottom w:val="0"/>
      <w:divBdr>
        <w:top w:val="none" w:sz="0" w:space="0" w:color="auto"/>
        <w:left w:val="none" w:sz="0" w:space="0" w:color="auto"/>
        <w:bottom w:val="none" w:sz="0" w:space="0" w:color="auto"/>
        <w:right w:val="none" w:sz="0" w:space="0" w:color="auto"/>
      </w:divBdr>
    </w:div>
    <w:div w:id="1231959785">
      <w:bodyDiv w:val="1"/>
      <w:marLeft w:val="0"/>
      <w:marRight w:val="0"/>
      <w:marTop w:val="0"/>
      <w:marBottom w:val="0"/>
      <w:divBdr>
        <w:top w:val="none" w:sz="0" w:space="0" w:color="auto"/>
        <w:left w:val="none" w:sz="0" w:space="0" w:color="auto"/>
        <w:bottom w:val="none" w:sz="0" w:space="0" w:color="auto"/>
        <w:right w:val="none" w:sz="0" w:space="0" w:color="auto"/>
      </w:divBdr>
    </w:div>
    <w:div w:id="1374649347">
      <w:bodyDiv w:val="1"/>
      <w:marLeft w:val="0"/>
      <w:marRight w:val="0"/>
      <w:marTop w:val="0"/>
      <w:marBottom w:val="0"/>
      <w:divBdr>
        <w:top w:val="none" w:sz="0" w:space="0" w:color="auto"/>
        <w:left w:val="none" w:sz="0" w:space="0" w:color="auto"/>
        <w:bottom w:val="none" w:sz="0" w:space="0" w:color="auto"/>
        <w:right w:val="none" w:sz="0" w:space="0" w:color="auto"/>
      </w:divBdr>
    </w:div>
    <w:div w:id="1492283895">
      <w:bodyDiv w:val="1"/>
      <w:marLeft w:val="0"/>
      <w:marRight w:val="0"/>
      <w:marTop w:val="0"/>
      <w:marBottom w:val="0"/>
      <w:divBdr>
        <w:top w:val="none" w:sz="0" w:space="0" w:color="auto"/>
        <w:left w:val="none" w:sz="0" w:space="0" w:color="auto"/>
        <w:bottom w:val="none" w:sz="0" w:space="0" w:color="auto"/>
        <w:right w:val="none" w:sz="0" w:space="0" w:color="auto"/>
      </w:divBdr>
    </w:div>
    <w:div w:id="1502893471">
      <w:bodyDiv w:val="1"/>
      <w:marLeft w:val="0"/>
      <w:marRight w:val="0"/>
      <w:marTop w:val="0"/>
      <w:marBottom w:val="0"/>
      <w:divBdr>
        <w:top w:val="none" w:sz="0" w:space="0" w:color="auto"/>
        <w:left w:val="none" w:sz="0" w:space="0" w:color="auto"/>
        <w:bottom w:val="none" w:sz="0" w:space="0" w:color="auto"/>
        <w:right w:val="none" w:sz="0" w:space="0" w:color="auto"/>
      </w:divBdr>
    </w:div>
    <w:div w:id="1534153037">
      <w:bodyDiv w:val="1"/>
      <w:marLeft w:val="0"/>
      <w:marRight w:val="0"/>
      <w:marTop w:val="0"/>
      <w:marBottom w:val="0"/>
      <w:divBdr>
        <w:top w:val="none" w:sz="0" w:space="0" w:color="auto"/>
        <w:left w:val="none" w:sz="0" w:space="0" w:color="auto"/>
        <w:bottom w:val="none" w:sz="0" w:space="0" w:color="auto"/>
        <w:right w:val="none" w:sz="0" w:space="0" w:color="auto"/>
      </w:divBdr>
    </w:div>
    <w:div w:id="1547638612">
      <w:bodyDiv w:val="1"/>
      <w:marLeft w:val="0"/>
      <w:marRight w:val="0"/>
      <w:marTop w:val="0"/>
      <w:marBottom w:val="0"/>
      <w:divBdr>
        <w:top w:val="none" w:sz="0" w:space="0" w:color="auto"/>
        <w:left w:val="none" w:sz="0" w:space="0" w:color="auto"/>
        <w:bottom w:val="none" w:sz="0" w:space="0" w:color="auto"/>
        <w:right w:val="none" w:sz="0" w:space="0" w:color="auto"/>
      </w:divBdr>
    </w:div>
    <w:div w:id="1548255129">
      <w:bodyDiv w:val="1"/>
      <w:marLeft w:val="0"/>
      <w:marRight w:val="0"/>
      <w:marTop w:val="0"/>
      <w:marBottom w:val="0"/>
      <w:divBdr>
        <w:top w:val="none" w:sz="0" w:space="0" w:color="auto"/>
        <w:left w:val="none" w:sz="0" w:space="0" w:color="auto"/>
        <w:bottom w:val="none" w:sz="0" w:space="0" w:color="auto"/>
        <w:right w:val="none" w:sz="0" w:space="0" w:color="auto"/>
      </w:divBdr>
      <w:divsChild>
        <w:div w:id="1509491014">
          <w:marLeft w:val="0"/>
          <w:marRight w:val="0"/>
          <w:marTop w:val="0"/>
          <w:marBottom w:val="0"/>
          <w:divBdr>
            <w:top w:val="none" w:sz="0" w:space="0" w:color="auto"/>
            <w:left w:val="none" w:sz="0" w:space="0" w:color="auto"/>
            <w:bottom w:val="none" w:sz="0" w:space="0" w:color="auto"/>
            <w:right w:val="none" w:sz="0" w:space="0" w:color="auto"/>
          </w:divBdr>
        </w:div>
        <w:div w:id="1849052322">
          <w:marLeft w:val="0"/>
          <w:marRight w:val="0"/>
          <w:marTop w:val="0"/>
          <w:marBottom w:val="0"/>
          <w:divBdr>
            <w:top w:val="none" w:sz="0" w:space="0" w:color="auto"/>
            <w:left w:val="none" w:sz="0" w:space="0" w:color="auto"/>
            <w:bottom w:val="none" w:sz="0" w:space="0" w:color="auto"/>
            <w:right w:val="none" w:sz="0" w:space="0" w:color="auto"/>
          </w:divBdr>
        </w:div>
        <w:div w:id="1917282754">
          <w:marLeft w:val="0"/>
          <w:marRight w:val="0"/>
          <w:marTop w:val="0"/>
          <w:marBottom w:val="0"/>
          <w:divBdr>
            <w:top w:val="none" w:sz="0" w:space="0" w:color="auto"/>
            <w:left w:val="none" w:sz="0" w:space="0" w:color="auto"/>
            <w:bottom w:val="none" w:sz="0" w:space="0" w:color="auto"/>
            <w:right w:val="none" w:sz="0" w:space="0" w:color="auto"/>
          </w:divBdr>
        </w:div>
      </w:divsChild>
    </w:div>
    <w:div w:id="1561865899">
      <w:bodyDiv w:val="1"/>
      <w:marLeft w:val="0"/>
      <w:marRight w:val="0"/>
      <w:marTop w:val="0"/>
      <w:marBottom w:val="0"/>
      <w:divBdr>
        <w:top w:val="none" w:sz="0" w:space="0" w:color="auto"/>
        <w:left w:val="none" w:sz="0" w:space="0" w:color="auto"/>
        <w:bottom w:val="none" w:sz="0" w:space="0" w:color="auto"/>
        <w:right w:val="none" w:sz="0" w:space="0" w:color="auto"/>
      </w:divBdr>
      <w:divsChild>
        <w:div w:id="1989943619">
          <w:marLeft w:val="0"/>
          <w:marRight w:val="0"/>
          <w:marTop w:val="0"/>
          <w:marBottom w:val="0"/>
          <w:divBdr>
            <w:top w:val="none" w:sz="0" w:space="0" w:color="auto"/>
            <w:left w:val="none" w:sz="0" w:space="0" w:color="auto"/>
            <w:bottom w:val="none" w:sz="0" w:space="0" w:color="auto"/>
            <w:right w:val="none" w:sz="0" w:space="0" w:color="auto"/>
          </w:divBdr>
        </w:div>
        <w:div w:id="417336380">
          <w:marLeft w:val="0"/>
          <w:marRight w:val="0"/>
          <w:marTop w:val="0"/>
          <w:marBottom w:val="0"/>
          <w:divBdr>
            <w:top w:val="none" w:sz="0" w:space="0" w:color="auto"/>
            <w:left w:val="none" w:sz="0" w:space="0" w:color="auto"/>
            <w:bottom w:val="none" w:sz="0" w:space="0" w:color="auto"/>
            <w:right w:val="none" w:sz="0" w:space="0" w:color="auto"/>
          </w:divBdr>
        </w:div>
        <w:div w:id="1539774725">
          <w:marLeft w:val="0"/>
          <w:marRight w:val="0"/>
          <w:marTop w:val="0"/>
          <w:marBottom w:val="0"/>
          <w:divBdr>
            <w:top w:val="none" w:sz="0" w:space="0" w:color="auto"/>
            <w:left w:val="none" w:sz="0" w:space="0" w:color="auto"/>
            <w:bottom w:val="none" w:sz="0" w:space="0" w:color="auto"/>
            <w:right w:val="none" w:sz="0" w:space="0" w:color="auto"/>
          </w:divBdr>
        </w:div>
      </w:divsChild>
    </w:div>
    <w:div w:id="1613433517">
      <w:bodyDiv w:val="1"/>
      <w:marLeft w:val="0"/>
      <w:marRight w:val="0"/>
      <w:marTop w:val="0"/>
      <w:marBottom w:val="0"/>
      <w:divBdr>
        <w:top w:val="none" w:sz="0" w:space="0" w:color="auto"/>
        <w:left w:val="none" w:sz="0" w:space="0" w:color="auto"/>
        <w:bottom w:val="none" w:sz="0" w:space="0" w:color="auto"/>
        <w:right w:val="none" w:sz="0" w:space="0" w:color="auto"/>
      </w:divBdr>
    </w:div>
    <w:div w:id="1864318096">
      <w:bodyDiv w:val="1"/>
      <w:marLeft w:val="0"/>
      <w:marRight w:val="0"/>
      <w:marTop w:val="0"/>
      <w:marBottom w:val="0"/>
      <w:divBdr>
        <w:top w:val="none" w:sz="0" w:space="0" w:color="auto"/>
        <w:left w:val="none" w:sz="0" w:space="0" w:color="auto"/>
        <w:bottom w:val="none" w:sz="0" w:space="0" w:color="auto"/>
        <w:right w:val="none" w:sz="0" w:space="0" w:color="auto"/>
      </w:divBdr>
    </w:div>
    <w:div w:id="1871063828">
      <w:bodyDiv w:val="1"/>
      <w:marLeft w:val="0"/>
      <w:marRight w:val="0"/>
      <w:marTop w:val="0"/>
      <w:marBottom w:val="0"/>
      <w:divBdr>
        <w:top w:val="none" w:sz="0" w:space="0" w:color="auto"/>
        <w:left w:val="none" w:sz="0" w:space="0" w:color="auto"/>
        <w:bottom w:val="none" w:sz="0" w:space="0" w:color="auto"/>
        <w:right w:val="none" w:sz="0" w:space="0" w:color="auto"/>
      </w:divBdr>
    </w:div>
    <w:div w:id="1902598229">
      <w:bodyDiv w:val="1"/>
      <w:marLeft w:val="0"/>
      <w:marRight w:val="0"/>
      <w:marTop w:val="0"/>
      <w:marBottom w:val="0"/>
      <w:divBdr>
        <w:top w:val="none" w:sz="0" w:space="0" w:color="auto"/>
        <w:left w:val="none" w:sz="0" w:space="0" w:color="auto"/>
        <w:bottom w:val="none" w:sz="0" w:space="0" w:color="auto"/>
        <w:right w:val="none" w:sz="0" w:space="0" w:color="auto"/>
      </w:divBdr>
    </w:div>
    <w:div w:id="1933121636">
      <w:bodyDiv w:val="1"/>
      <w:marLeft w:val="0"/>
      <w:marRight w:val="0"/>
      <w:marTop w:val="0"/>
      <w:marBottom w:val="0"/>
      <w:divBdr>
        <w:top w:val="none" w:sz="0" w:space="0" w:color="auto"/>
        <w:left w:val="none" w:sz="0" w:space="0" w:color="auto"/>
        <w:bottom w:val="none" w:sz="0" w:space="0" w:color="auto"/>
        <w:right w:val="none" w:sz="0" w:space="0" w:color="auto"/>
      </w:divBdr>
    </w:div>
    <w:div w:id="1951233430">
      <w:bodyDiv w:val="1"/>
      <w:marLeft w:val="0"/>
      <w:marRight w:val="0"/>
      <w:marTop w:val="0"/>
      <w:marBottom w:val="0"/>
      <w:divBdr>
        <w:top w:val="none" w:sz="0" w:space="0" w:color="auto"/>
        <w:left w:val="none" w:sz="0" w:space="0" w:color="auto"/>
        <w:bottom w:val="none" w:sz="0" w:space="0" w:color="auto"/>
        <w:right w:val="none" w:sz="0" w:space="0" w:color="auto"/>
      </w:divBdr>
    </w:div>
    <w:div w:id="2081101018">
      <w:bodyDiv w:val="1"/>
      <w:marLeft w:val="0"/>
      <w:marRight w:val="0"/>
      <w:marTop w:val="0"/>
      <w:marBottom w:val="0"/>
      <w:divBdr>
        <w:top w:val="none" w:sz="0" w:space="0" w:color="auto"/>
        <w:left w:val="none" w:sz="0" w:space="0" w:color="auto"/>
        <w:bottom w:val="none" w:sz="0" w:space="0" w:color="auto"/>
        <w:right w:val="none" w:sz="0" w:space="0" w:color="auto"/>
      </w:divBdr>
      <w:divsChild>
        <w:div w:id="458884782">
          <w:marLeft w:val="0"/>
          <w:marRight w:val="0"/>
          <w:marTop w:val="0"/>
          <w:marBottom w:val="0"/>
          <w:divBdr>
            <w:top w:val="none" w:sz="0" w:space="0" w:color="auto"/>
            <w:left w:val="none" w:sz="0" w:space="0" w:color="auto"/>
            <w:bottom w:val="none" w:sz="0" w:space="0" w:color="auto"/>
            <w:right w:val="none" w:sz="0" w:space="0" w:color="auto"/>
          </w:divBdr>
        </w:div>
        <w:div w:id="1503159836">
          <w:marLeft w:val="0"/>
          <w:marRight w:val="0"/>
          <w:marTop w:val="0"/>
          <w:marBottom w:val="0"/>
          <w:divBdr>
            <w:top w:val="none" w:sz="0" w:space="0" w:color="auto"/>
            <w:left w:val="none" w:sz="0" w:space="0" w:color="auto"/>
            <w:bottom w:val="none" w:sz="0" w:space="0" w:color="auto"/>
            <w:right w:val="none" w:sz="0" w:space="0" w:color="auto"/>
          </w:divBdr>
        </w:div>
        <w:div w:id="1842699624">
          <w:marLeft w:val="0"/>
          <w:marRight w:val="0"/>
          <w:marTop w:val="0"/>
          <w:marBottom w:val="0"/>
          <w:divBdr>
            <w:top w:val="none" w:sz="0" w:space="0" w:color="auto"/>
            <w:left w:val="none" w:sz="0" w:space="0" w:color="auto"/>
            <w:bottom w:val="none" w:sz="0" w:space="0" w:color="auto"/>
            <w:right w:val="none" w:sz="0" w:space="0" w:color="auto"/>
          </w:divBdr>
        </w:div>
      </w:divsChild>
    </w:div>
    <w:div w:id="2109815846">
      <w:bodyDiv w:val="1"/>
      <w:marLeft w:val="0"/>
      <w:marRight w:val="0"/>
      <w:marTop w:val="0"/>
      <w:marBottom w:val="0"/>
      <w:divBdr>
        <w:top w:val="none" w:sz="0" w:space="0" w:color="auto"/>
        <w:left w:val="none" w:sz="0" w:space="0" w:color="auto"/>
        <w:bottom w:val="none" w:sz="0" w:space="0" w:color="auto"/>
        <w:right w:val="none" w:sz="0" w:space="0" w:color="auto"/>
      </w:divBdr>
    </w:div>
    <w:div w:id="21218007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9073</Words>
  <Characters>51721</Characters>
  <Application>Microsoft Macintosh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CARA</Company>
  <LinksUpToDate>false</LinksUpToDate>
  <CharactersWithSpaces>60673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Hilton Lewis</dc:creator>
  <cp:lastModifiedBy>Scott Gaudi</cp:lastModifiedBy>
  <cp:revision>5</cp:revision>
  <cp:lastPrinted>2016-10-11T02:06:00Z</cp:lastPrinted>
  <dcterms:created xsi:type="dcterms:W3CDTF">2016-12-04T02:00:00Z</dcterms:created>
  <dcterms:modified xsi:type="dcterms:W3CDTF">2017-01-31T22:38:00Z</dcterms:modified>
</cp:coreProperties>
</file>